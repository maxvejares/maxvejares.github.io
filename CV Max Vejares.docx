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8ECD" w14:textId="08E422A0" w:rsidR="00DD4DB6" w:rsidRDefault="005055B6" w:rsidP="00A71D9A">
      <w:pPr>
        <w:jc w:val="center"/>
        <w:rPr>
          <w:rFonts w:eastAsia="Arial Unicode MS"/>
          <w:b/>
          <w:lang w:val="en-US"/>
        </w:rPr>
      </w:pPr>
      <w:r w:rsidRPr="00550529">
        <w:rPr>
          <w:rFonts w:eastAsia="Arial Unicode MS"/>
          <w:b/>
          <w:lang w:val="en-US"/>
        </w:rPr>
        <w:t>MAXIMILIANO V</w:t>
      </w:r>
      <w:r w:rsidR="008377BE" w:rsidRPr="00550529">
        <w:rPr>
          <w:rFonts w:eastAsia="Arial Unicode MS"/>
          <w:b/>
          <w:lang w:val="en-US"/>
        </w:rPr>
        <w:t>É</w:t>
      </w:r>
      <w:r w:rsidRPr="00550529">
        <w:rPr>
          <w:rFonts w:eastAsia="Arial Unicode MS"/>
          <w:b/>
          <w:lang w:val="en-US"/>
        </w:rPr>
        <w:t>JARES</w:t>
      </w:r>
    </w:p>
    <w:p w14:paraId="6724BAD3" w14:textId="77777777" w:rsidR="0012380A" w:rsidRPr="00550529" w:rsidRDefault="0012380A" w:rsidP="00A71D9A">
      <w:pPr>
        <w:jc w:val="center"/>
        <w:rPr>
          <w:rFonts w:eastAsia="Arial Unicode MS"/>
          <w:b/>
          <w:lang w:val="en-US"/>
        </w:rPr>
      </w:pPr>
    </w:p>
    <w:p w14:paraId="0A404E6F" w14:textId="1E78ADC7" w:rsidR="00FE4551" w:rsidRPr="00550529" w:rsidRDefault="00F21B78" w:rsidP="00A71D9A">
      <w:pPr>
        <w:jc w:val="center"/>
        <w:rPr>
          <w:rFonts w:eastAsia="Arial Unicode MS"/>
          <w:lang w:val="en-US"/>
        </w:rPr>
      </w:pPr>
      <w:r>
        <w:rPr>
          <w:rFonts w:eastAsia="Arial Unicode MS"/>
          <w:lang w:val="en-US"/>
        </w:rPr>
        <w:t>6067 Knights Ridge Way</w:t>
      </w:r>
    </w:p>
    <w:p w14:paraId="63A8A90E" w14:textId="7D622FA7" w:rsidR="00BA70C3" w:rsidRPr="00550529" w:rsidRDefault="00F21B78" w:rsidP="00A71D9A">
      <w:pPr>
        <w:jc w:val="center"/>
        <w:rPr>
          <w:rFonts w:eastAsia="Arial Unicode MS"/>
          <w:lang w:val="en-US"/>
        </w:rPr>
      </w:pPr>
      <w:r>
        <w:rPr>
          <w:rFonts w:eastAsia="Arial Unicode MS"/>
          <w:lang w:val="en-US"/>
        </w:rPr>
        <w:t xml:space="preserve">Alexandria, VA </w:t>
      </w:r>
      <w:r w:rsidR="00D85B22" w:rsidRPr="00550529">
        <w:rPr>
          <w:rFonts w:eastAsia="Arial Unicode MS"/>
          <w:lang w:val="en-US"/>
        </w:rPr>
        <w:t>2</w:t>
      </w:r>
      <w:r w:rsidR="0038748D">
        <w:rPr>
          <w:rFonts w:eastAsia="Arial Unicode MS"/>
          <w:lang w:val="en-US"/>
        </w:rPr>
        <w:t>231</w:t>
      </w:r>
      <w:r>
        <w:rPr>
          <w:rFonts w:eastAsia="Arial Unicode MS"/>
          <w:lang w:val="en-US"/>
        </w:rPr>
        <w:t>0</w:t>
      </w:r>
      <w:r w:rsidR="009162D2" w:rsidRPr="00550529">
        <w:rPr>
          <w:rFonts w:eastAsia="Arial Unicode MS"/>
          <w:lang w:val="en-US"/>
        </w:rPr>
        <w:t xml:space="preserve"> </w:t>
      </w:r>
      <w:r w:rsidR="00BA70C3" w:rsidRPr="00550529">
        <w:rPr>
          <w:rFonts w:eastAsia="Arial Unicode MS"/>
          <w:lang w:val="en-US"/>
        </w:rPr>
        <w:t>(571)275-4605</w:t>
      </w:r>
    </w:p>
    <w:p w14:paraId="5194B2E3" w14:textId="10375B8E" w:rsidR="00744B32" w:rsidRDefault="00BF0B2C" w:rsidP="00A71D9A">
      <w:pPr>
        <w:jc w:val="center"/>
        <w:rPr>
          <w:rStyle w:val="Hyperlink"/>
          <w:rFonts w:eastAsia="Arial Unicode MS"/>
          <w:lang w:val="en-US"/>
        </w:rPr>
      </w:pPr>
      <w:r w:rsidRPr="00F21B78">
        <w:rPr>
          <w:rFonts w:eastAsia="Arial Unicode MS"/>
          <w:lang w:val="en-US"/>
        </w:rPr>
        <w:t>maxvejares@</w:t>
      </w:r>
      <w:r w:rsidR="00F21B78">
        <w:rPr>
          <w:rFonts w:eastAsia="Arial Unicode MS"/>
          <w:lang w:val="en-US"/>
        </w:rPr>
        <w:t>jhu.edu</w:t>
      </w:r>
    </w:p>
    <w:p w14:paraId="25A1543E" w14:textId="7D167684" w:rsidR="00A00457" w:rsidRPr="00550529" w:rsidRDefault="00744B32" w:rsidP="00A71D9A">
      <w:pPr>
        <w:jc w:val="center"/>
        <w:rPr>
          <w:rFonts w:eastAsia="Arial Unicode MS"/>
          <w:lang w:val="en-US"/>
        </w:rPr>
      </w:pPr>
      <w:r>
        <w:rPr>
          <w:rStyle w:val="Hyperlink"/>
          <w:rFonts w:eastAsia="Arial Unicode MS"/>
          <w:lang w:val="en-US"/>
        </w:rPr>
        <w:t>maxvejares.com</w:t>
      </w:r>
      <w:r w:rsidR="00656A7A" w:rsidRPr="00550529">
        <w:rPr>
          <w:rFonts w:eastAsia="Arial Unicode MS"/>
          <w:lang w:val="en-US"/>
        </w:rPr>
        <w:t xml:space="preserve"> </w:t>
      </w:r>
    </w:p>
    <w:p w14:paraId="4345C36E" w14:textId="331CC142" w:rsidR="0068311C" w:rsidRPr="00550529" w:rsidRDefault="0068311C" w:rsidP="00A71D9A">
      <w:pPr>
        <w:jc w:val="both"/>
        <w:rPr>
          <w:rFonts w:eastAsia="Arial Unicode MS"/>
          <w:lang w:val="en-US"/>
        </w:rPr>
      </w:pPr>
    </w:p>
    <w:p w14:paraId="28B75E43" w14:textId="77777777" w:rsidR="002551E5" w:rsidRPr="00550529" w:rsidRDefault="002551E5" w:rsidP="00A71D9A">
      <w:pPr>
        <w:jc w:val="both"/>
        <w:rPr>
          <w:lang w:val="en-US"/>
        </w:rPr>
      </w:pPr>
    </w:p>
    <w:p w14:paraId="1E52D43B" w14:textId="1037C401" w:rsidR="00321477" w:rsidRPr="00EF19DA" w:rsidRDefault="00BF0B2C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APPOINTMENTS</w:t>
      </w:r>
    </w:p>
    <w:p w14:paraId="1390DD17" w14:textId="0C3D2736" w:rsidR="00F21B78" w:rsidRDefault="00F21B78" w:rsidP="008D5887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>
        <w:rPr>
          <w:rFonts w:eastAsia="Arial Unicode MS"/>
          <w:bCs/>
          <w:lang w:val="en-US"/>
        </w:rPr>
        <w:t xml:space="preserve">May 2025 - </w:t>
      </w:r>
      <w:r>
        <w:rPr>
          <w:rFonts w:eastAsia="Arial Unicode MS"/>
          <w:bCs/>
          <w:lang w:val="en-US"/>
        </w:rPr>
        <w:tab/>
        <w:t>Postdoctoral Fellow</w:t>
      </w:r>
    </w:p>
    <w:p w14:paraId="413D983F" w14:textId="21160C0D" w:rsidR="00F21B78" w:rsidRDefault="00F21B78" w:rsidP="00F21B78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>
        <w:rPr>
          <w:rFonts w:eastAsia="Arial Unicode MS"/>
          <w:bCs/>
          <w:lang w:val="en-US"/>
        </w:rPr>
        <w:tab/>
        <w:t>Net Zero Industrial Policy Lab, Johns Hopkins University</w:t>
      </w:r>
    </w:p>
    <w:p w14:paraId="5695D39E" w14:textId="2460C4CC" w:rsidR="00321477" w:rsidRDefault="00321477" w:rsidP="00EF19DA">
      <w:pPr>
        <w:tabs>
          <w:tab w:val="left" w:pos="1980"/>
        </w:tabs>
        <w:spacing w:before="240"/>
        <w:jc w:val="both"/>
        <w:rPr>
          <w:rFonts w:eastAsia="Arial Unicode MS"/>
          <w:bCs/>
          <w:lang w:val="en-US"/>
        </w:rPr>
      </w:pPr>
      <w:r>
        <w:rPr>
          <w:rFonts w:eastAsia="Arial Unicode MS"/>
          <w:bCs/>
          <w:lang w:val="en-US"/>
        </w:rPr>
        <w:t>2024</w:t>
      </w:r>
      <w:r w:rsidR="00F21B78">
        <w:rPr>
          <w:rFonts w:eastAsia="Arial Unicode MS"/>
          <w:bCs/>
          <w:lang w:val="en-US"/>
        </w:rPr>
        <w:t xml:space="preserve"> - May 2025</w:t>
      </w:r>
      <w:r>
        <w:rPr>
          <w:rFonts w:eastAsia="Arial Unicode MS"/>
          <w:bCs/>
          <w:lang w:val="en-US"/>
        </w:rPr>
        <w:tab/>
        <w:t>Senior Research Associate</w:t>
      </w:r>
    </w:p>
    <w:p w14:paraId="4CE4464A" w14:textId="77777777" w:rsidR="00321477" w:rsidRPr="00C421EB" w:rsidRDefault="00321477" w:rsidP="00321477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>
        <w:rPr>
          <w:rFonts w:eastAsia="Arial Unicode MS"/>
          <w:bCs/>
          <w:lang w:val="en-US"/>
        </w:rPr>
        <w:tab/>
        <w:t>Net Zero Industrial Policy Lab, Johns Hopkins University</w:t>
      </w:r>
    </w:p>
    <w:p w14:paraId="571187DB" w14:textId="77777777" w:rsidR="00321477" w:rsidRDefault="00321477" w:rsidP="00372042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</w:p>
    <w:p w14:paraId="1641A886" w14:textId="42F89FA6" w:rsidR="00372042" w:rsidRPr="00C421EB" w:rsidRDefault="00372042" w:rsidP="00372042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>2024-</w:t>
      </w:r>
      <w:r w:rsidRPr="00C421EB">
        <w:rPr>
          <w:rFonts w:eastAsia="Arial Unicode MS"/>
          <w:bCs/>
          <w:lang w:val="en-US"/>
        </w:rPr>
        <w:tab/>
        <w:t>Nonresident Research Fellow</w:t>
      </w:r>
    </w:p>
    <w:p w14:paraId="6FEAD2DA" w14:textId="77777777" w:rsidR="00372042" w:rsidRDefault="00372042" w:rsidP="00372042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ab/>
        <w:t>Center for Latin American and Latino Studies</w:t>
      </w:r>
      <w:r>
        <w:rPr>
          <w:rFonts w:eastAsia="Arial Unicode MS"/>
          <w:bCs/>
          <w:lang w:val="en-US"/>
        </w:rPr>
        <w:t xml:space="preserve">, </w:t>
      </w:r>
      <w:r w:rsidRPr="00C421EB">
        <w:rPr>
          <w:rFonts w:eastAsia="Arial Unicode MS"/>
          <w:bCs/>
          <w:lang w:val="en-US"/>
        </w:rPr>
        <w:t>American University</w:t>
      </w:r>
    </w:p>
    <w:p w14:paraId="63C68609" w14:textId="6CD9494C" w:rsidR="002E2594" w:rsidRPr="00550529" w:rsidRDefault="004411B5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E</w:t>
      </w:r>
      <w:r w:rsidR="00563BAE" w:rsidRPr="00550529">
        <w:rPr>
          <w:rFonts w:ascii="Times New Roman" w:hAnsi="Times New Roman"/>
          <w:b/>
          <w:sz w:val="24"/>
          <w:szCs w:val="24"/>
          <w:lang w:val="en-US"/>
        </w:rPr>
        <w:t>DUCATION</w:t>
      </w:r>
    </w:p>
    <w:p w14:paraId="53806430" w14:textId="3CC8CB70" w:rsidR="003706A2" w:rsidRPr="00C421EB" w:rsidRDefault="00893618" w:rsidP="008D5887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>202</w:t>
      </w:r>
      <w:r w:rsidR="0078093E" w:rsidRPr="00C421EB">
        <w:rPr>
          <w:rFonts w:eastAsia="Arial Unicode MS"/>
          <w:bCs/>
          <w:lang w:val="en-US"/>
        </w:rPr>
        <w:t>4</w:t>
      </w:r>
      <w:r w:rsidRPr="00C421EB">
        <w:rPr>
          <w:rFonts w:eastAsia="Arial Unicode MS"/>
          <w:bCs/>
          <w:lang w:val="en-US"/>
        </w:rPr>
        <w:tab/>
      </w:r>
      <w:r w:rsidR="003706A2" w:rsidRPr="00C421EB">
        <w:rPr>
          <w:rFonts w:eastAsia="Arial Unicode MS"/>
          <w:bCs/>
          <w:lang w:val="en-US"/>
        </w:rPr>
        <w:t>PhD.</w:t>
      </w:r>
      <w:r w:rsidR="009B462F" w:rsidRPr="00C421EB">
        <w:rPr>
          <w:rFonts w:eastAsia="Arial Unicode MS"/>
          <w:bCs/>
          <w:lang w:val="en-US"/>
        </w:rPr>
        <w:t xml:space="preserve"> in</w:t>
      </w:r>
      <w:r w:rsidRPr="00C421EB">
        <w:rPr>
          <w:rFonts w:eastAsia="Arial Unicode MS"/>
          <w:bCs/>
          <w:lang w:val="en-US"/>
        </w:rPr>
        <w:t xml:space="preserve"> </w:t>
      </w:r>
      <w:r w:rsidR="008161E9" w:rsidRPr="00C421EB">
        <w:rPr>
          <w:rFonts w:eastAsia="Arial Unicode MS"/>
          <w:bCs/>
          <w:lang w:val="en-US"/>
        </w:rPr>
        <w:t>Political Science</w:t>
      </w:r>
      <w:r w:rsidRPr="00C421EB">
        <w:rPr>
          <w:rFonts w:eastAsia="Arial Unicode MS"/>
          <w:bCs/>
          <w:lang w:val="en-US"/>
        </w:rPr>
        <w:t xml:space="preserve"> (Comparative and American Politics)</w:t>
      </w:r>
    </w:p>
    <w:p w14:paraId="6DD7FB06" w14:textId="77777777" w:rsidR="001264F8" w:rsidRPr="00C421EB" w:rsidRDefault="00893618" w:rsidP="00A71D9A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ab/>
        <w:t>Johns Hopkins University</w:t>
      </w:r>
    </w:p>
    <w:p w14:paraId="333B5FD2" w14:textId="77777777" w:rsidR="00A71D9A" w:rsidRPr="00C421EB" w:rsidRDefault="00A71D9A" w:rsidP="00A71D9A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</w:p>
    <w:p w14:paraId="2398F3C7" w14:textId="562FBC56" w:rsidR="007B15D7" w:rsidRPr="00C421EB" w:rsidRDefault="00893618" w:rsidP="00A71D9A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>2016</w:t>
      </w:r>
      <w:r w:rsidRPr="00C421EB">
        <w:rPr>
          <w:rFonts w:eastAsia="Arial Unicode MS"/>
          <w:bCs/>
          <w:lang w:val="en-US"/>
        </w:rPr>
        <w:tab/>
      </w:r>
      <w:r w:rsidR="007326FB" w:rsidRPr="00C421EB">
        <w:rPr>
          <w:rFonts w:eastAsia="Arial Unicode MS"/>
          <w:bCs/>
          <w:lang w:val="en-US"/>
        </w:rPr>
        <w:t xml:space="preserve">Master of Arts Program in the </w:t>
      </w:r>
      <w:r w:rsidR="00A76C40" w:rsidRPr="00C421EB">
        <w:rPr>
          <w:rFonts w:eastAsia="Arial Unicode MS"/>
          <w:bCs/>
          <w:lang w:val="en-US"/>
        </w:rPr>
        <w:t>Social Sc</w:t>
      </w:r>
      <w:r w:rsidR="007326FB" w:rsidRPr="00C421EB">
        <w:rPr>
          <w:rFonts w:eastAsia="Arial Unicode MS"/>
          <w:bCs/>
          <w:lang w:val="en-US"/>
        </w:rPr>
        <w:t>iences</w:t>
      </w:r>
    </w:p>
    <w:p w14:paraId="60C1A6BF" w14:textId="15F98179" w:rsidR="00D4794A" w:rsidRPr="00C421EB" w:rsidRDefault="00893618" w:rsidP="00A71D9A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ab/>
        <w:t>University of Chicago</w:t>
      </w:r>
    </w:p>
    <w:p w14:paraId="7A5DCF98" w14:textId="77777777" w:rsidR="00A71D9A" w:rsidRPr="00C421EB" w:rsidRDefault="00A71D9A" w:rsidP="00A71D9A">
      <w:pPr>
        <w:tabs>
          <w:tab w:val="left" w:pos="1980"/>
        </w:tabs>
        <w:jc w:val="both"/>
        <w:rPr>
          <w:rFonts w:eastAsia="Arial Unicode MS"/>
          <w:bCs/>
          <w:lang w:val="en-US"/>
        </w:rPr>
      </w:pPr>
    </w:p>
    <w:p w14:paraId="20C911C1" w14:textId="3664CB87" w:rsidR="00B263E9" w:rsidRPr="00C421EB" w:rsidRDefault="00893618" w:rsidP="00A71D9A">
      <w:pPr>
        <w:tabs>
          <w:tab w:val="left" w:pos="1980"/>
        </w:tabs>
        <w:jc w:val="both"/>
        <w:rPr>
          <w:lang w:val="en-US"/>
        </w:rPr>
      </w:pPr>
      <w:r w:rsidRPr="00C421EB">
        <w:rPr>
          <w:rFonts w:eastAsia="Arial Unicode MS"/>
          <w:bCs/>
        </w:rPr>
        <w:t>2011</w:t>
      </w:r>
      <w:r w:rsidRPr="00C421EB">
        <w:rPr>
          <w:rFonts w:eastAsia="Arial Unicode MS"/>
          <w:bCs/>
        </w:rPr>
        <w:tab/>
      </w:r>
      <w:r w:rsidR="00870106" w:rsidRPr="00C421EB">
        <w:rPr>
          <w:rFonts w:eastAsia="Arial Unicode MS"/>
          <w:bCs/>
        </w:rPr>
        <w:t>B</w:t>
      </w:r>
      <w:r w:rsidR="00CB57C9" w:rsidRPr="00C421EB">
        <w:rPr>
          <w:rFonts w:eastAsia="Arial Unicode MS"/>
          <w:bCs/>
        </w:rPr>
        <w:t>A</w:t>
      </w:r>
      <w:r w:rsidR="007326FB" w:rsidRPr="00C421EB">
        <w:rPr>
          <w:rFonts w:eastAsia="Arial Unicode MS"/>
          <w:bCs/>
        </w:rPr>
        <w:t xml:space="preserve"> </w:t>
      </w:r>
      <w:r w:rsidRPr="00C421EB">
        <w:rPr>
          <w:rFonts w:eastAsia="Arial Unicode MS"/>
          <w:bCs/>
        </w:rPr>
        <w:t xml:space="preserve">in </w:t>
      </w:r>
      <w:r w:rsidR="00C93A7D" w:rsidRPr="00C421EB">
        <w:rPr>
          <w:lang w:val="en-US"/>
        </w:rPr>
        <w:t>Political Science</w:t>
      </w:r>
    </w:p>
    <w:p w14:paraId="1F850B61" w14:textId="025E0398" w:rsidR="00D4794A" w:rsidRPr="00744B32" w:rsidRDefault="00893618" w:rsidP="00A71D9A">
      <w:pPr>
        <w:tabs>
          <w:tab w:val="left" w:pos="1980"/>
        </w:tabs>
        <w:jc w:val="both"/>
        <w:rPr>
          <w:rFonts w:eastAsia="Arial Unicode MS"/>
          <w:bCs/>
        </w:rPr>
      </w:pPr>
      <w:r w:rsidRPr="00C421EB">
        <w:rPr>
          <w:lang w:val="en-US"/>
        </w:rPr>
        <w:tab/>
      </w:r>
      <w:r w:rsidRPr="00C421EB">
        <w:rPr>
          <w:rFonts w:eastAsia="Arial Unicode MS"/>
          <w:bCs/>
        </w:rPr>
        <w:t>Universidad Diego Portales (Santiago, Chile)</w:t>
      </w:r>
    </w:p>
    <w:p w14:paraId="068232B1" w14:textId="6A16C6DC" w:rsidR="005676E9" w:rsidRPr="00550529" w:rsidRDefault="009E2210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RESEARCH</w:t>
      </w:r>
    </w:p>
    <w:p w14:paraId="37A63657" w14:textId="68EE4EEF" w:rsidR="003037AA" w:rsidRPr="00550529" w:rsidRDefault="003E2735" w:rsidP="00326D83">
      <w:proofErr w:type="spellStart"/>
      <w:r w:rsidRPr="00550529">
        <w:t>Véjares</w:t>
      </w:r>
      <w:proofErr w:type="spellEnd"/>
      <w:r w:rsidRPr="00550529">
        <w:t>, Maximiliano. 2024. “</w:t>
      </w:r>
      <w:proofErr w:type="spellStart"/>
      <w:r w:rsidRPr="00550529">
        <w:t>Varieties</w:t>
      </w:r>
      <w:proofErr w:type="spellEnd"/>
      <w:r w:rsidRPr="00550529">
        <w:t xml:space="preserve"> </w:t>
      </w:r>
      <w:proofErr w:type="spellStart"/>
      <w:r w:rsidRPr="00550529">
        <w:t>of</w:t>
      </w:r>
      <w:proofErr w:type="spellEnd"/>
      <w:r w:rsidRPr="00550529">
        <w:t xml:space="preserve"> </w:t>
      </w:r>
      <w:proofErr w:type="spellStart"/>
      <w:r w:rsidRPr="00550529">
        <w:t>State-Building</w:t>
      </w:r>
      <w:proofErr w:type="spellEnd"/>
      <w:r w:rsidRPr="00550529">
        <w:t xml:space="preserve">: </w:t>
      </w:r>
      <w:proofErr w:type="spellStart"/>
      <w:r w:rsidRPr="00550529">
        <w:t>Ecology</w:t>
      </w:r>
      <w:proofErr w:type="spellEnd"/>
      <w:r w:rsidRPr="00550529">
        <w:t xml:space="preserve">, </w:t>
      </w:r>
      <w:proofErr w:type="spellStart"/>
      <w:r w:rsidRPr="00550529">
        <w:t>Clientelism</w:t>
      </w:r>
      <w:proofErr w:type="spellEnd"/>
      <w:r w:rsidRPr="00550529">
        <w:t xml:space="preserve">, and </w:t>
      </w:r>
      <w:proofErr w:type="spellStart"/>
      <w:r w:rsidRPr="00550529">
        <w:t>Bureaucratic</w:t>
      </w:r>
      <w:proofErr w:type="spellEnd"/>
      <w:r w:rsidRPr="00550529">
        <w:t xml:space="preserve"> Rule in Chile.” </w:t>
      </w:r>
      <w:proofErr w:type="spellStart"/>
      <w:r w:rsidRPr="00550529">
        <w:rPr>
          <w:i/>
          <w:iCs/>
        </w:rPr>
        <w:t>Perspectives</w:t>
      </w:r>
      <w:proofErr w:type="spellEnd"/>
      <w:r w:rsidRPr="00550529">
        <w:rPr>
          <w:i/>
          <w:iCs/>
        </w:rPr>
        <w:t xml:space="preserve"> </w:t>
      </w:r>
      <w:proofErr w:type="spellStart"/>
      <w:r w:rsidRPr="00550529">
        <w:rPr>
          <w:i/>
          <w:iCs/>
        </w:rPr>
        <w:t>on</w:t>
      </w:r>
      <w:proofErr w:type="spellEnd"/>
      <w:r w:rsidRPr="00550529">
        <w:rPr>
          <w:i/>
          <w:iCs/>
        </w:rPr>
        <w:t xml:space="preserve"> </w:t>
      </w:r>
      <w:proofErr w:type="spellStart"/>
      <w:r w:rsidRPr="00550529">
        <w:rPr>
          <w:i/>
          <w:iCs/>
        </w:rPr>
        <w:t>Politics</w:t>
      </w:r>
      <w:proofErr w:type="spellEnd"/>
      <w:r w:rsidRPr="00550529">
        <w:t xml:space="preserve">: 1–22. </w:t>
      </w:r>
      <w:proofErr w:type="spellStart"/>
      <w:r w:rsidRPr="00550529">
        <w:t>doi</w:t>
      </w:r>
      <w:proofErr w:type="spellEnd"/>
      <w:r w:rsidRPr="00550529">
        <w:t>: 10.1017/S1537592724000033.</w:t>
      </w:r>
    </w:p>
    <w:p w14:paraId="4700FA49" w14:textId="77777777" w:rsidR="003E2735" w:rsidRPr="00550529" w:rsidRDefault="003E2735" w:rsidP="002F18F1"/>
    <w:p w14:paraId="0DA112A4" w14:textId="3F192F6E" w:rsidR="00D2729E" w:rsidRPr="00550529" w:rsidRDefault="00AA0ED5" w:rsidP="002F18F1">
      <w:pPr>
        <w:rPr>
          <w:i/>
          <w:iCs/>
        </w:rPr>
      </w:pPr>
      <w:proofErr w:type="spellStart"/>
      <w:r w:rsidRPr="00550529">
        <w:t>Manorialism as Insurance: Landholding, Democracy, and State Penetration in Chile. With Sebastián Cortesi. In progress.</w:t>
      </w:r>
      <w:proofErr w:type="spellEnd"/>
      <w:r w:rsidR="009F0078" w:rsidRPr="00550529"/>
      <w:proofErr w:type="spellStart"/>
      <w:r w:rsidR="009F0078" w:rsidRPr="00550529"/>
      <w:proofErr w:type="spellEnd"/>
      <w:r w:rsidR="009F0078" w:rsidRPr="00550529"/>
      <w:proofErr w:type="spellStart"/>
      <w:r w:rsidR="009F0078" w:rsidRPr="00550529"/>
      <w:proofErr w:type="spellEnd"/>
      <w:r w:rsidR="009F0078" w:rsidRPr="00550529"/>
      <w:proofErr w:type="spellStart"/>
      <w:r w:rsidR="009F0078" w:rsidRPr="00550529"/>
      <w:proofErr w:type="spellEnd"/>
      <w:r w:rsidR="009F0078" w:rsidRPr="00550529"/>
      <w:r w:rsidR="006D0A0A" w:rsidRPr="00550529"/>
      <w:r w:rsidR="000C16B0" w:rsidRPr="00550529">
        <w:rPr>
          <w:i/>
          <w:iCs/>
        </w:rPr>
      </w:r>
      <w:r w:rsidR="00C41ADA">
        <w:rPr>
          <w:i/>
          <w:iCs/>
        </w:rPr>
      </w:r>
      <w:proofErr w:type="spellStart"/>
      <w:r w:rsidR="00C41ADA">
        <w:rPr>
          <w:i/>
          <w:iCs/>
        </w:rPr>
      </w:r>
      <w:proofErr w:type="spellEnd"/>
    </w:p>
    <w:p w14:paraId="7C15D98B" w14:textId="77777777" w:rsidR="00EA585C" w:rsidRPr="00550529" w:rsidRDefault="00EA585C" w:rsidP="002F18F1">
      <w:pPr>
        <w:rPr>
          <w:i/>
          <w:iCs/>
        </w:rPr>
      </w:pPr>
    </w:p>
    <w:p w14:paraId="71D00390" w14:textId="0096C65F" w:rsidR="00EA585C" w:rsidRPr="00550529" w:rsidRDefault="00EA585C" w:rsidP="002F18F1">
      <w:proofErr w:type="spellStart"/>
      <w:r w:rsidRPr="00550529">
        <w:t>State Capacity and Industrial Policy. In progress.</w:t>
      </w:r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="008B142B" w:rsidRPr="00550529"/>
      <w:r w:rsidR="008B142B" w:rsidRPr="00550529">
        <w:rPr>
          <w:i/>
          <w:iCs/>
        </w:rPr>
      </w:r>
      <w:proofErr w:type="spellStart"/>
      <w:r w:rsidR="00891F18" w:rsidRPr="00550529">
        <w:rPr>
          <w:i/>
          <w:iCs/>
        </w:rPr>
      </w:r>
      <w:r w:rsidR="008B142B" w:rsidRPr="00550529">
        <w:rPr>
          <w:i/>
          <w:iCs/>
        </w:rPr>
      </w:r>
      <w:proofErr w:type="spellEnd"/>
      <w:r w:rsidR="008B142B" w:rsidRPr="00550529"/>
    </w:p>
    <w:p w14:paraId="7C15D98B" w14:textId="77777777" w:rsidR="00EA585C" w:rsidRPr="00550529" w:rsidRDefault="00EA585C" w:rsidP="002F18F1">
      <w:pPr>
        <w:rPr>
          <w:i/>
          <w:iCs/>
        </w:rPr>
      </w:pPr>
    </w:p>
    <w:p w14:paraId="71D00390" w14:textId="0096C65F" w:rsidR="00EA585C" w:rsidRPr="00550529" w:rsidRDefault="00EA585C" w:rsidP="002F18F1">
      <w:proofErr w:type="spellStart"/>
      <w:r w:rsidRPr="00550529">
        <w:t>Geoeconomic Fragmentation and Industrial Policy: An Intellectual History. In progress.</w:t>
      </w:r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="008B142B" w:rsidRPr="00550529"/>
      <w:r w:rsidR="008B142B" w:rsidRPr="00550529">
        <w:rPr>
          <w:i/>
          <w:iCs/>
        </w:rPr>
      </w:r>
      <w:proofErr w:type="spellStart"/>
      <w:r w:rsidR="00891F18" w:rsidRPr="00550529">
        <w:rPr>
          <w:i/>
          <w:iCs/>
        </w:rPr>
      </w:r>
      <w:r w:rsidR="008B142B" w:rsidRPr="00550529">
        <w:rPr>
          <w:i/>
          <w:iCs/>
        </w:rPr>
      </w:r>
      <w:proofErr w:type="spellEnd"/>
      <w:r w:rsidR="008B142B" w:rsidRPr="00550529"/>
    </w:p>
    <w:p w14:paraId="7C15D98B" w14:textId="77777777" w:rsidR="00EA585C" w:rsidRPr="00550529" w:rsidRDefault="00EA585C" w:rsidP="002F18F1">
      <w:pPr>
        <w:rPr>
          <w:i/>
          <w:iCs/>
        </w:rPr>
      </w:pPr>
    </w:p>
    <w:p w14:paraId="71D00390" w14:textId="0096C65F" w:rsidR="00EA585C" w:rsidRPr="00550529" w:rsidRDefault="00EA585C" w:rsidP="002F18F1">
      <w:proofErr w:type="spellStart"/>
      <w:r w:rsidRPr="00550529">
        <w:t>Subnational Industrial Strategy: Evidence from Mexico. In progress.</w:t>
      </w:r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="008B142B" w:rsidRPr="00550529"/>
      <w:r w:rsidR="008B142B" w:rsidRPr="00550529">
        <w:rPr>
          <w:i/>
          <w:iCs/>
        </w:rPr>
      </w:r>
      <w:proofErr w:type="spellStart"/>
      <w:r w:rsidR="00891F18" w:rsidRPr="00550529">
        <w:rPr>
          <w:i/>
          <w:iCs/>
        </w:rPr>
      </w:r>
      <w:r w:rsidR="008B142B" w:rsidRPr="00550529">
        <w:rPr>
          <w:i/>
          <w:iCs/>
        </w:rPr>
      </w:r>
      <w:proofErr w:type="spellEnd"/>
      <w:r w:rsidR="008B142B" w:rsidRPr="00550529"/>
    </w:p>
    <w:p w14:paraId="7C15D98B" w14:textId="77777777" w:rsidR="00EA585C" w:rsidRPr="00550529" w:rsidRDefault="00EA585C" w:rsidP="002F18F1">
      <w:pPr>
        <w:rPr>
          <w:i/>
          <w:iCs/>
        </w:rPr>
      </w:pPr>
    </w:p>
    <w:p w14:paraId="71D00390" w14:textId="0096C65F" w:rsidR="00EA585C" w:rsidRPr="00550529" w:rsidRDefault="00EA585C" w:rsidP="002F18F1">
      <w:proofErr w:type="spellStart"/>
      <w:r w:rsidRPr="00550529">
        <w:t>Political Development in Chile, Take Two. In progress.</w:t>
      </w:r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Pr="00550529"/>
      <w:proofErr w:type="spellStart"/>
      <w:r w:rsidRPr="00550529"/>
      <w:proofErr w:type="spellEnd"/>
      <w:r w:rsidR="008B142B" w:rsidRPr="00550529"/>
      <w:r w:rsidR="008B142B" w:rsidRPr="00550529">
        <w:rPr>
          <w:i/>
          <w:iCs/>
        </w:rPr>
      </w:r>
      <w:proofErr w:type="spellStart"/>
      <w:r w:rsidR="00891F18" w:rsidRPr="00550529">
        <w:rPr>
          <w:i/>
          <w:iCs/>
        </w:rPr>
      </w:r>
      <w:r w:rsidR="008B142B" w:rsidRPr="00550529">
        <w:rPr>
          <w:i/>
          <w:iCs/>
        </w:rPr>
      </w:r>
      <w:proofErr w:type="spellEnd"/>
      <w:r w:rsidR="008B142B" w:rsidRPr="00550529"/>
    </w:p>
    <w:p w14:paraId="1014A96D" w14:textId="2087EF1F" w:rsidR="000C16B0" w:rsidRPr="00550529" w:rsidRDefault="000C16B0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BOOK PROJECT</w:t>
      </w:r>
    </w:p>
    <w:p w14:paraId="03B48109" w14:textId="27A251FA" w:rsidR="000C16B0" w:rsidRDefault="00363174" w:rsidP="00326D83">
      <w:pPr>
        <w:jc w:val="both"/>
        <w:rPr>
          <w:lang w:val="en-US"/>
        </w:rPr>
      </w:pPr>
      <w:r w:rsidRPr="00550529">
        <w:rPr>
          <w:lang w:val="en-US"/>
        </w:rPr>
        <w:t>Taming Nature</w:t>
      </w:r>
      <w:r w:rsidR="002043CA" w:rsidRPr="00550529">
        <w:rPr>
          <w:lang w:val="en-US"/>
        </w:rPr>
        <w:t>, Building States</w:t>
      </w:r>
      <w:r w:rsidR="00875A70" w:rsidRPr="00550529">
        <w:rPr>
          <w:lang w:val="en-US"/>
        </w:rPr>
        <w:t>: Ecology and Bureaucratic Capacity in the Americas</w:t>
      </w:r>
    </w:p>
    <w:p w14:paraId="1E3663F0" w14:textId="6B7D601E" w:rsidR="00401D36" w:rsidRPr="00550529" w:rsidRDefault="00F71A3D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DATA</w:t>
      </w:r>
    </w:p>
    <w:p w14:paraId="05580984" w14:textId="282BB81A" w:rsidR="00A71D9A" w:rsidRDefault="00F71A3D" w:rsidP="00326D83">
      <w:pPr>
        <w:pStyle w:val="Bibliography"/>
      </w:pPr>
      <w:proofErr w:type="spellStart"/>
      <w:r w:rsidRPr="00550529">
        <w:t>Véjares</w:t>
      </w:r>
      <w:proofErr w:type="spellEnd"/>
      <w:r w:rsidRPr="00550529">
        <w:t>, Maximiliano. 2023. “</w:t>
      </w:r>
      <w:proofErr w:type="spellStart"/>
      <w:r w:rsidRPr="00550529">
        <w:t>Replication</w:t>
      </w:r>
      <w:proofErr w:type="spellEnd"/>
      <w:r w:rsidRPr="00550529">
        <w:t xml:space="preserve"> Data </w:t>
      </w:r>
      <w:proofErr w:type="spellStart"/>
      <w:r w:rsidRPr="00550529">
        <w:t>for</w:t>
      </w:r>
      <w:proofErr w:type="spellEnd"/>
      <w:r w:rsidRPr="00550529">
        <w:t xml:space="preserve">: </w:t>
      </w:r>
      <w:proofErr w:type="spellStart"/>
      <w:r w:rsidRPr="00550529">
        <w:t>Varieties</w:t>
      </w:r>
      <w:proofErr w:type="spellEnd"/>
      <w:r w:rsidRPr="00550529">
        <w:t xml:space="preserve"> </w:t>
      </w:r>
      <w:proofErr w:type="spellStart"/>
      <w:r w:rsidRPr="00550529">
        <w:t>of</w:t>
      </w:r>
      <w:proofErr w:type="spellEnd"/>
      <w:r w:rsidRPr="00550529">
        <w:t xml:space="preserve"> </w:t>
      </w:r>
      <w:proofErr w:type="spellStart"/>
      <w:r w:rsidRPr="00550529">
        <w:t>State-Building</w:t>
      </w:r>
      <w:proofErr w:type="spellEnd"/>
      <w:r w:rsidRPr="00550529">
        <w:t xml:space="preserve">: </w:t>
      </w:r>
      <w:proofErr w:type="spellStart"/>
      <w:r w:rsidRPr="00550529">
        <w:t>Ecology</w:t>
      </w:r>
      <w:proofErr w:type="spellEnd"/>
      <w:r w:rsidRPr="00550529">
        <w:t xml:space="preserve">, </w:t>
      </w:r>
      <w:proofErr w:type="spellStart"/>
      <w:r w:rsidRPr="00550529">
        <w:t>Clientelism</w:t>
      </w:r>
      <w:proofErr w:type="spellEnd"/>
      <w:r w:rsidRPr="00550529">
        <w:t xml:space="preserve">, and </w:t>
      </w:r>
      <w:proofErr w:type="spellStart"/>
      <w:r w:rsidRPr="00550529">
        <w:t>Bureaucratic</w:t>
      </w:r>
      <w:proofErr w:type="spellEnd"/>
      <w:r w:rsidRPr="00550529">
        <w:t xml:space="preserve"> Rule in Chile.” </w:t>
      </w:r>
      <w:r w:rsidRPr="00550529">
        <w:rPr>
          <w:i/>
        </w:rPr>
        <w:t xml:space="preserve">Harvard </w:t>
      </w:r>
      <w:proofErr w:type="spellStart"/>
      <w:r w:rsidRPr="00550529">
        <w:rPr>
          <w:i/>
        </w:rPr>
        <w:t>Dataverse</w:t>
      </w:r>
      <w:proofErr w:type="spellEnd"/>
      <w:r w:rsidRPr="00550529">
        <w:t>. DOI: 10.7910/DVN/PKWB1F.</w:t>
      </w:r>
    </w:p>
    <w:p w14:paraId="218C2306" w14:textId="46759A8E" w:rsidR="002E2594" w:rsidRPr="00550529" w:rsidRDefault="00A76C40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TEACHING EXPERIENCE</w:t>
      </w:r>
    </w:p>
    <w:p w14:paraId="35F6E3B0" w14:textId="11F1AD68" w:rsidR="00D00124" w:rsidRPr="00550529" w:rsidRDefault="00D00124" w:rsidP="00326D83">
      <w:pPr>
        <w:pStyle w:val="ListParagraph"/>
        <w:tabs>
          <w:tab w:val="left" w:pos="720"/>
        </w:tabs>
        <w:spacing w:after="120"/>
        <w:ind w:left="720" w:hanging="720"/>
        <w:jc w:val="both"/>
        <w:rPr>
          <w:rFonts w:eastAsia="Arial Unicode MS"/>
          <w:bCs/>
          <w:u w:val="single"/>
          <w:lang w:val="en-US"/>
        </w:rPr>
      </w:pPr>
      <w:r w:rsidRPr="00550529">
        <w:rPr>
          <w:rFonts w:eastAsia="Arial Unicode MS"/>
          <w:bCs/>
          <w:u w:val="single"/>
          <w:lang w:val="en-US"/>
        </w:rPr>
        <w:t>Instructor</w:t>
      </w:r>
    </w:p>
    <w:p w14:paraId="5B89A769" w14:textId="3226598F" w:rsidR="00D00124" w:rsidRPr="00550529" w:rsidRDefault="00E5333A" w:rsidP="00FC0403">
      <w:pPr>
        <w:tabs>
          <w:tab w:val="left" w:pos="720"/>
        </w:tabs>
        <w:ind w:left="720" w:hanging="720"/>
        <w:jc w:val="both"/>
        <w:rPr>
          <w:rFonts w:eastAsia="Arial Unicode MS"/>
          <w:bCs/>
          <w:i/>
          <w:iCs/>
          <w:lang w:val="en-US"/>
        </w:rPr>
      </w:pPr>
      <w:r w:rsidRPr="00550529">
        <w:rPr>
          <w:rFonts w:eastAsia="Arial Unicode MS"/>
          <w:bCs/>
          <w:lang w:val="en-US"/>
        </w:rPr>
        <w:tab/>
      </w:r>
      <w:r w:rsidR="00D00124" w:rsidRPr="00550529">
        <w:rPr>
          <w:rFonts w:eastAsia="Arial Unicode MS"/>
          <w:bCs/>
          <w:lang w:val="en-US"/>
        </w:rPr>
        <w:t>Latin American Politics in Film</w:t>
      </w:r>
      <w:r w:rsidR="00353B8C" w:rsidRPr="00550529">
        <w:rPr>
          <w:rFonts w:eastAsia="Arial Unicode MS"/>
          <w:bCs/>
          <w:lang w:val="en-US"/>
        </w:rPr>
        <w:t xml:space="preserve">, at </w:t>
      </w:r>
      <w:r w:rsidR="00D00124" w:rsidRPr="00550529">
        <w:rPr>
          <w:rFonts w:eastAsia="Arial Unicode MS"/>
          <w:bCs/>
          <w:lang w:val="en-US"/>
        </w:rPr>
        <w:t>Johns Hopkins University</w:t>
      </w:r>
      <w:r w:rsidR="00D14A32" w:rsidRPr="00550529">
        <w:rPr>
          <w:rFonts w:eastAsia="Arial Unicode MS"/>
          <w:bCs/>
          <w:lang w:val="en-US"/>
        </w:rPr>
        <w:t xml:space="preserve">, </w:t>
      </w:r>
      <w:r w:rsidR="00D14A32" w:rsidRPr="00550529">
        <w:rPr>
          <w:rFonts w:eastAsia="Arial Unicode MS"/>
          <w:bCs/>
          <w:i/>
          <w:iCs/>
          <w:lang w:val="en-US"/>
        </w:rPr>
        <w:t>Intersession 20</w:t>
      </w:r>
      <w:r w:rsidR="00B103CB" w:rsidRPr="00550529">
        <w:rPr>
          <w:rFonts w:eastAsia="Arial Unicode MS"/>
          <w:bCs/>
          <w:i/>
          <w:iCs/>
          <w:lang w:val="en-US"/>
        </w:rPr>
        <w:t>19</w:t>
      </w:r>
    </w:p>
    <w:p w14:paraId="1C95B2BE" w14:textId="4355B9FC" w:rsidR="00D00124" w:rsidRPr="00550529" w:rsidRDefault="00E5333A" w:rsidP="002F18F1">
      <w:pPr>
        <w:tabs>
          <w:tab w:val="left" w:pos="720"/>
        </w:tabs>
        <w:spacing w:after="120"/>
        <w:ind w:left="720" w:hanging="720"/>
        <w:jc w:val="both"/>
        <w:rPr>
          <w:rFonts w:eastAsia="Arial Unicode MS"/>
          <w:bCs/>
          <w:lang w:val="en-US"/>
        </w:rPr>
      </w:pPr>
      <w:r w:rsidRPr="00550529">
        <w:rPr>
          <w:rFonts w:eastAsia="Arial Unicode MS"/>
          <w:bCs/>
          <w:lang w:val="en-US"/>
        </w:rPr>
        <w:tab/>
      </w:r>
      <w:r w:rsidR="00D00124" w:rsidRPr="00550529">
        <w:rPr>
          <w:rFonts w:eastAsia="Arial Unicode MS"/>
          <w:bCs/>
          <w:lang w:val="en-US"/>
        </w:rPr>
        <w:t>Comparative Political Institutions</w:t>
      </w:r>
      <w:r w:rsidR="00353B8C" w:rsidRPr="00550529">
        <w:rPr>
          <w:rFonts w:eastAsia="Arial Unicode MS"/>
          <w:bCs/>
          <w:lang w:val="en-US"/>
        </w:rPr>
        <w:t>, at</w:t>
      </w:r>
      <w:r w:rsidR="00D00124" w:rsidRPr="00550529">
        <w:rPr>
          <w:rFonts w:eastAsia="Arial Unicode MS"/>
          <w:bCs/>
          <w:i/>
          <w:iCs/>
          <w:lang w:val="en-US"/>
        </w:rPr>
        <w:t xml:space="preserve"> </w:t>
      </w:r>
      <w:r w:rsidR="00D00124" w:rsidRPr="00550529">
        <w:rPr>
          <w:rFonts w:eastAsia="Arial Unicode MS"/>
          <w:bCs/>
          <w:lang w:val="en-US"/>
        </w:rPr>
        <w:t>Universidad de Santiago de Chile</w:t>
      </w:r>
      <w:r w:rsidR="00D14A32" w:rsidRPr="00550529">
        <w:rPr>
          <w:rFonts w:eastAsia="Arial Unicode MS"/>
          <w:bCs/>
          <w:lang w:val="en-US"/>
        </w:rPr>
        <w:t>,</w:t>
      </w:r>
      <w:r w:rsidR="00D14A32" w:rsidRPr="00550529">
        <w:rPr>
          <w:rFonts w:eastAsia="Arial Unicode MS"/>
          <w:bCs/>
          <w:i/>
          <w:iCs/>
          <w:lang w:val="en-US"/>
        </w:rPr>
        <w:t xml:space="preserve"> Spring 2017</w:t>
      </w:r>
    </w:p>
    <w:p w14:paraId="04C0B7A6" w14:textId="3C2A2932" w:rsidR="0083400C" w:rsidRPr="00550529" w:rsidRDefault="0083400C" w:rsidP="002F18F1">
      <w:pPr>
        <w:tabs>
          <w:tab w:val="left" w:pos="720"/>
        </w:tabs>
        <w:spacing w:after="120"/>
        <w:jc w:val="both"/>
        <w:rPr>
          <w:rFonts w:eastAsia="Arial Unicode MS"/>
          <w:u w:val="single"/>
          <w:lang w:val="en-US"/>
        </w:rPr>
      </w:pPr>
      <w:r w:rsidRPr="00550529">
        <w:rPr>
          <w:rFonts w:eastAsia="Arial Unicode MS"/>
          <w:u w:val="single"/>
          <w:lang w:val="en-US"/>
        </w:rPr>
        <w:t>T</w:t>
      </w:r>
      <w:r w:rsidR="008161E9" w:rsidRPr="00550529">
        <w:rPr>
          <w:rFonts w:eastAsia="Arial Unicode MS"/>
          <w:u w:val="single"/>
          <w:lang w:val="en-US"/>
        </w:rPr>
        <w:t>eaching Assistant</w:t>
      </w:r>
      <w:r w:rsidR="00FA4834" w:rsidRPr="00550529">
        <w:rPr>
          <w:rFonts w:eastAsia="Arial Unicode MS"/>
          <w:u w:val="single"/>
          <w:lang w:val="en-US"/>
        </w:rPr>
        <w:t xml:space="preserve"> at Johns Hopkins University</w:t>
      </w:r>
    </w:p>
    <w:p w14:paraId="4E762872" w14:textId="77777777" w:rsidR="00B103CB" w:rsidRPr="00550529" w:rsidRDefault="00B103CB" w:rsidP="00FC0403">
      <w:pPr>
        <w:pStyle w:val="ListParagraph"/>
        <w:tabs>
          <w:tab w:val="left" w:pos="720"/>
        </w:tabs>
        <w:ind w:left="720" w:hanging="720"/>
        <w:jc w:val="both"/>
        <w:rPr>
          <w:rFonts w:eastAsia="Arial Unicode MS"/>
          <w:bCs/>
          <w:lang w:val="en-US"/>
        </w:rPr>
      </w:pPr>
      <w:r w:rsidRPr="00550529">
        <w:rPr>
          <w:rFonts w:eastAsia="Arial Unicode MS"/>
          <w:bCs/>
          <w:lang w:val="en-US"/>
        </w:rPr>
        <w:tab/>
        <w:t xml:space="preserve">Introduction to Comparative Politics (head TA), </w:t>
      </w:r>
      <w:r w:rsidRPr="00550529">
        <w:rPr>
          <w:rFonts w:eastAsia="Arial Unicode MS"/>
          <w:bCs/>
          <w:i/>
          <w:iCs/>
          <w:lang w:val="en-US"/>
        </w:rPr>
        <w:t>Fall 2020</w:t>
      </w:r>
    </w:p>
    <w:p w14:paraId="6A76C28B" w14:textId="7D20092E" w:rsidR="00B103CB" w:rsidRPr="00550529" w:rsidRDefault="00353B8C" w:rsidP="00FC0403">
      <w:pPr>
        <w:pStyle w:val="ListParagraph"/>
        <w:tabs>
          <w:tab w:val="left" w:pos="720"/>
        </w:tabs>
        <w:ind w:left="720" w:hanging="720"/>
        <w:jc w:val="both"/>
        <w:rPr>
          <w:rFonts w:eastAsia="Arial Unicode MS"/>
          <w:bCs/>
          <w:i/>
          <w:iCs/>
          <w:lang w:val="en-US"/>
        </w:rPr>
      </w:pPr>
      <w:r w:rsidRPr="00550529">
        <w:rPr>
          <w:rFonts w:eastAsia="Arial Unicode MS"/>
          <w:bCs/>
          <w:lang w:val="en-US"/>
        </w:rPr>
        <w:tab/>
      </w:r>
      <w:r w:rsidR="00B103CB" w:rsidRPr="00550529">
        <w:rPr>
          <w:rFonts w:eastAsia="Arial Unicode MS"/>
          <w:bCs/>
          <w:lang w:val="en-US"/>
        </w:rPr>
        <w:t xml:space="preserve">Introduction to American Politics, </w:t>
      </w:r>
      <w:r w:rsidR="00B103CB" w:rsidRPr="00550529">
        <w:rPr>
          <w:rFonts w:eastAsia="Arial Unicode MS"/>
          <w:bCs/>
          <w:i/>
          <w:iCs/>
          <w:lang w:val="en-US"/>
        </w:rPr>
        <w:t>Fall 2019</w:t>
      </w:r>
    </w:p>
    <w:p w14:paraId="3A74F6E0" w14:textId="5B979514" w:rsidR="0053362C" w:rsidRPr="0064662B" w:rsidRDefault="00B103CB" w:rsidP="0064662B">
      <w:pPr>
        <w:pStyle w:val="ListParagraph"/>
        <w:tabs>
          <w:tab w:val="left" w:pos="720"/>
        </w:tabs>
        <w:spacing w:after="120"/>
        <w:ind w:left="720" w:hanging="720"/>
        <w:jc w:val="both"/>
        <w:rPr>
          <w:rFonts w:eastAsia="Arial Unicode MS"/>
          <w:bCs/>
          <w:lang w:val="en-US"/>
        </w:rPr>
      </w:pPr>
      <w:r w:rsidRPr="00550529">
        <w:rPr>
          <w:rFonts w:eastAsia="Arial Unicode MS"/>
          <w:bCs/>
          <w:i/>
          <w:iCs/>
          <w:lang w:val="en-US"/>
        </w:rPr>
        <w:tab/>
      </w:r>
      <w:r w:rsidR="0083400C" w:rsidRPr="00550529">
        <w:rPr>
          <w:rFonts w:eastAsia="Arial Unicode MS"/>
          <w:bCs/>
          <w:lang w:val="en-US"/>
        </w:rPr>
        <w:t xml:space="preserve">Democracy and </w:t>
      </w:r>
      <w:r w:rsidR="00B72E80" w:rsidRPr="00550529">
        <w:rPr>
          <w:rFonts w:eastAsia="Arial Unicode MS"/>
          <w:bCs/>
          <w:lang w:val="en-US"/>
        </w:rPr>
        <w:t>D</w:t>
      </w:r>
      <w:r w:rsidR="0083400C" w:rsidRPr="00550529">
        <w:rPr>
          <w:rFonts w:eastAsia="Arial Unicode MS"/>
          <w:bCs/>
          <w:lang w:val="en-US"/>
        </w:rPr>
        <w:t>evelopment</w:t>
      </w:r>
      <w:r w:rsidR="00353B8C" w:rsidRPr="00550529">
        <w:rPr>
          <w:rFonts w:eastAsia="Arial Unicode MS"/>
          <w:bCs/>
          <w:lang w:val="en-US"/>
        </w:rPr>
        <w:t xml:space="preserve">, </w:t>
      </w:r>
      <w:r w:rsidR="0044039E" w:rsidRPr="00550529">
        <w:rPr>
          <w:rFonts w:eastAsia="Arial Unicode MS"/>
          <w:bCs/>
          <w:i/>
          <w:iCs/>
          <w:lang w:val="en-US"/>
        </w:rPr>
        <w:t>Fall</w:t>
      </w:r>
      <w:r w:rsidR="00FA4834" w:rsidRPr="00550529">
        <w:rPr>
          <w:rFonts w:eastAsia="Arial Unicode MS"/>
          <w:bCs/>
          <w:i/>
          <w:iCs/>
          <w:lang w:val="en-US"/>
        </w:rPr>
        <w:t xml:space="preserve"> </w:t>
      </w:r>
      <w:r w:rsidR="0044039E" w:rsidRPr="00550529">
        <w:rPr>
          <w:rFonts w:eastAsia="Arial Unicode MS"/>
          <w:bCs/>
          <w:i/>
          <w:iCs/>
          <w:lang w:val="en-US"/>
        </w:rPr>
        <w:t xml:space="preserve">2018 </w:t>
      </w:r>
    </w:p>
    <w:p w14:paraId="6324E39D" w14:textId="40CAADA9" w:rsidR="00337C34" w:rsidRPr="00550529" w:rsidRDefault="00E5333A" w:rsidP="002F18F1">
      <w:pPr>
        <w:tabs>
          <w:tab w:val="left" w:pos="720"/>
        </w:tabs>
        <w:spacing w:after="120"/>
        <w:jc w:val="both"/>
        <w:rPr>
          <w:rFonts w:eastAsia="Arial Unicode MS"/>
          <w:u w:val="single"/>
          <w:lang w:val="en-US"/>
        </w:rPr>
      </w:pPr>
      <w:r w:rsidRPr="00550529">
        <w:rPr>
          <w:rFonts w:eastAsia="Arial Unicode MS"/>
          <w:u w:val="single"/>
          <w:lang w:val="en-US"/>
        </w:rPr>
        <w:t xml:space="preserve">Teaching Assistant at </w:t>
      </w:r>
      <w:r w:rsidRPr="00550529">
        <w:rPr>
          <w:rFonts w:eastAsia="Arial Unicode MS"/>
          <w:bCs/>
          <w:u w:val="single"/>
          <w:lang w:val="en-US"/>
        </w:rPr>
        <w:t>Universidad Diego Portales</w:t>
      </w:r>
    </w:p>
    <w:p w14:paraId="362425FA" w14:textId="1544C172" w:rsidR="00E5333A" w:rsidRPr="00550529" w:rsidRDefault="00E5333A" w:rsidP="00FC0403">
      <w:pPr>
        <w:pStyle w:val="ListParagraph"/>
        <w:tabs>
          <w:tab w:val="left" w:pos="720"/>
        </w:tabs>
        <w:ind w:left="720" w:hanging="720"/>
        <w:jc w:val="both"/>
        <w:rPr>
          <w:rFonts w:eastAsia="Arial Unicode MS"/>
          <w:bCs/>
          <w:lang w:val="en-US"/>
        </w:rPr>
      </w:pPr>
      <w:r w:rsidRPr="00550529">
        <w:rPr>
          <w:rFonts w:eastAsia="Arial Unicode MS"/>
          <w:bCs/>
          <w:lang w:val="en-US"/>
        </w:rPr>
        <w:tab/>
      </w:r>
      <w:r w:rsidR="004411B5" w:rsidRPr="00550529">
        <w:rPr>
          <w:rFonts w:eastAsia="Arial Unicode MS"/>
          <w:bCs/>
          <w:lang w:val="en-US"/>
        </w:rPr>
        <w:t xml:space="preserve">Approaches </w:t>
      </w:r>
      <w:r w:rsidR="008D37AF" w:rsidRPr="00550529">
        <w:rPr>
          <w:rFonts w:eastAsia="Arial Unicode MS"/>
          <w:bCs/>
          <w:lang w:val="en-US"/>
        </w:rPr>
        <w:t>to</w:t>
      </w:r>
      <w:r w:rsidR="004411B5" w:rsidRPr="00550529">
        <w:rPr>
          <w:rFonts w:eastAsia="Arial Unicode MS"/>
          <w:bCs/>
          <w:lang w:val="en-US"/>
        </w:rPr>
        <w:t xml:space="preserve"> </w:t>
      </w:r>
      <w:r w:rsidR="00B72E80" w:rsidRPr="00550529">
        <w:rPr>
          <w:rFonts w:eastAsia="Arial Unicode MS"/>
          <w:bCs/>
          <w:lang w:val="en-US"/>
        </w:rPr>
        <w:t>P</w:t>
      </w:r>
      <w:r w:rsidR="004411B5" w:rsidRPr="00550529">
        <w:rPr>
          <w:rFonts w:eastAsia="Arial Unicode MS"/>
          <w:bCs/>
          <w:lang w:val="en-US"/>
        </w:rPr>
        <w:t xml:space="preserve">olitical </w:t>
      </w:r>
      <w:r w:rsidR="00B72E80" w:rsidRPr="00550529">
        <w:rPr>
          <w:rFonts w:eastAsia="Arial Unicode MS"/>
          <w:bCs/>
          <w:lang w:val="en-US"/>
        </w:rPr>
        <w:t>E</w:t>
      </w:r>
      <w:r w:rsidR="004453D4" w:rsidRPr="00550529">
        <w:rPr>
          <w:rFonts w:eastAsia="Arial Unicode MS"/>
          <w:bCs/>
          <w:lang w:val="en-US"/>
        </w:rPr>
        <w:t>conomy</w:t>
      </w:r>
      <w:r w:rsidRPr="00550529">
        <w:rPr>
          <w:rFonts w:eastAsia="Arial Unicode MS"/>
          <w:bCs/>
          <w:lang w:val="en-US"/>
        </w:rPr>
        <w:t xml:space="preserve">, </w:t>
      </w:r>
      <w:r w:rsidR="0044039E" w:rsidRPr="00550529">
        <w:rPr>
          <w:rFonts w:eastAsia="Arial Unicode MS"/>
          <w:bCs/>
          <w:i/>
          <w:iCs/>
          <w:lang w:val="en-US"/>
        </w:rPr>
        <w:t>Fall 201</w:t>
      </w:r>
      <w:r w:rsidR="00E33BE1" w:rsidRPr="00550529">
        <w:rPr>
          <w:rFonts w:eastAsia="Arial Unicode MS"/>
          <w:bCs/>
          <w:i/>
          <w:iCs/>
          <w:lang w:val="en-US"/>
        </w:rPr>
        <w:t>4</w:t>
      </w:r>
    </w:p>
    <w:p w14:paraId="0CF7E592" w14:textId="21E206AA" w:rsidR="00E5333A" w:rsidRPr="00550529" w:rsidRDefault="00E5333A" w:rsidP="00FC0403">
      <w:pPr>
        <w:pStyle w:val="ListParagraph"/>
        <w:tabs>
          <w:tab w:val="left" w:pos="720"/>
        </w:tabs>
        <w:ind w:left="720" w:hanging="720"/>
        <w:jc w:val="both"/>
        <w:rPr>
          <w:rFonts w:eastAsia="Arial Unicode MS"/>
          <w:bCs/>
          <w:lang w:val="en-US"/>
        </w:rPr>
      </w:pPr>
      <w:r w:rsidRPr="00550529">
        <w:rPr>
          <w:rFonts w:eastAsia="Arial Unicode MS"/>
          <w:bCs/>
          <w:lang w:val="en-US"/>
        </w:rPr>
        <w:tab/>
      </w:r>
      <w:r w:rsidR="00BA70C3" w:rsidRPr="00550529">
        <w:rPr>
          <w:rFonts w:eastAsia="Arial Unicode MS"/>
          <w:bCs/>
          <w:lang w:val="en-US"/>
        </w:rPr>
        <w:t>L</w:t>
      </w:r>
      <w:r w:rsidR="004411B5" w:rsidRPr="00550529">
        <w:rPr>
          <w:rFonts w:eastAsia="Arial Unicode MS"/>
          <w:bCs/>
          <w:lang w:val="en-US"/>
        </w:rPr>
        <w:t xml:space="preserve">egislative </w:t>
      </w:r>
      <w:r w:rsidR="00B72E80" w:rsidRPr="00550529">
        <w:rPr>
          <w:rFonts w:eastAsia="Arial Unicode MS"/>
          <w:bCs/>
          <w:lang w:val="en-US"/>
        </w:rPr>
        <w:t>P</w:t>
      </w:r>
      <w:r w:rsidR="004453D4" w:rsidRPr="00550529">
        <w:rPr>
          <w:rFonts w:eastAsia="Arial Unicode MS"/>
          <w:bCs/>
          <w:lang w:val="en-US"/>
        </w:rPr>
        <w:t>roces</w:t>
      </w:r>
      <w:r w:rsidR="00A76C40" w:rsidRPr="00550529">
        <w:rPr>
          <w:rFonts w:eastAsia="Arial Unicode MS"/>
          <w:bCs/>
          <w:lang w:val="en-US"/>
        </w:rPr>
        <w:t>s</w:t>
      </w:r>
      <w:r w:rsidR="004453D4" w:rsidRPr="00550529">
        <w:rPr>
          <w:rFonts w:eastAsia="Arial Unicode MS"/>
          <w:bCs/>
          <w:lang w:val="en-US"/>
        </w:rPr>
        <w:t xml:space="preserve"> in Chile</w:t>
      </w:r>
      <w:r w:rsidRPr="00550529">
        <w:rPr>
          <w:rFonts w:eastAsia="Arial Unicode MS"/>
          <w:bCs/>
          <w:lang w:val="en-US"/>
        </w:rPr>
        <w:t xml:space="preserve">, </w:t>
      </w:r>
      <w:r w:rsidR="0044039E" w:rsidRPr="00550529">
        <w:rPr>
          <w:rFonts w:eastAsia="Arial Unicode MS"/>
          <w:bCs/>
          <w:i/>
          <w:iCs/>
          <w:lang w:val="en-US"/>
        </w:rPr>
        <w:t>Fall 201</w:t>
      </w:r>
      <w:r w:rsidR="00E33BE1" w:rsidRPr="00550529">
        <w:rPr>
          <w:rFonts w:eastAsia="Arial Unicode MS"/>
          <w:bCs/>
          <w:i/>
          <w:iCs/>
          <w:lang w:val="en-US"/>
        </w:rPr>
        <w:t>4</w:t>
      </w:r>
    </w:p>
    <w:p w14:paraId="0DE9394F" w14:textId="6C38DC08" w:rsidR="00E5333A" w:rsidRPr="00550529" w:rsidRDefault="00E5333A" w:rsidP="00FC0403">
      <w:pPr>
        <w:pStyle w:val="ListParagraph"/>
        <w:tabs>
          <w:tab w:val="left" w:pos="720"/>
        </w:tabs>
        <w:ind w:left="720" w:hanging="720"/>
        <w:jc w:val="both"/>
        <w:rPr>
          <w:rFonts w:eastAsia="Arial Unicode MS"/>
          <w:bCs/>
          <w:lang w:val="en-US"/>
        </w:rPr>
      </w:pPr>
      <w:r w:rsidRPr="00550529">
        <w:rPr>
          <w:rFonts w:eastAsia="Arial Unicode MS"/>
          <w:bCs/>
          <w:lang w:val="en-US"/>
        </w:rPr>
        <w:tab/>
      </w:r>
      <w:r w:rsidR="000A6291" w:rsidRPr="00550529">
        <w:rPr>
          <w:rFonts w:eastAsia="Arial Unicode MS"/>
          <w:bCs/>
          <w:lang w:val="en-US"/>
        </w:rPr>
        <w:t>Intro</w:t>
      </w:r>
      <w:r w:rsidR="00BA70C3" w:rsidRPr="00550529">
        <w:rPr>
          <w:rFonts w:eastAsia="Arial Unicode MS"/>
          <w:bCs/>
          <w:lang w:val="en-US"/>
        </w:rPr>
        <w:t>duction</w:t>
      </w:r>
      <w:r w:rsidR="004411B5" w:rsidRPr="00550529">
        <w:rPr>
          <w:rFonts w:eastAsia="Arial Unicode MS"/>
          <w:bCs/>
          <w:lang w:val="en-US"/>
        </w:rPr>
        <w:t xml:space="preserve"> to </w:t>
      </w:r>
      <w:r w:rsidR="00B72E80" w:rsidRPr="00550529">
        <w:rPr>
          <w:rFonts w:eastAsia="Arial Unicode MS"/>
          <w:bCs/>
          <w:lang w:val="en-US"/>
        </w:rPr>
        <w:t>C</w:t>
      </w:r>
      <w:r w:rsidR="004411B5" w:rsidRPr="00550529">
        <w:rPr>
          <w:rFonts w:eastAsia="Arial Unicode MS"/>
          <w:bCs/>
          <w:lang w:val="en-US"/>
        </w:rPr>
        <w:t xml:space="preserve">omparative </w:t>
      </w:r>
      <w:r w:rsidR="00B72E80" w:rsidRPr="00550529">
        <w:rPr>
          <w:rFonts w:eastAsia="Arial Unicode MS"/>
          <w:bCs/>
          <w:lang w:val="en-US"/>
        </w:rPr>
        <w:t>P</w:t>
      </w:r>
      <w:r w:rsidR="004453D4" w:rsidRPr="00550529">
        <w:rPr>
          <w:rFonts w:eastAsia="Arial Unicode MS"/>
          <w:bCs/>
          <w:lang w:val="en-US"/>
        </w:rPr>
        <w:t>olitics</w:t>
      </w:r>
      <w:r w:rsidRPr="00550529">
        <w:rPr>
          <w:rFonts w:eastAsia="Arial Unicode MS"/>
          <w:bCs/>
          <w:lang w:val="en-US"/>
        </w:rPr>
        <w:t xml:space="preserve">, </w:t>
      </w:r>
      <w:r w:rsidR="00A71A31" w:rsidRPr="00550529">
        <w:rPr>
          <w:rFonts w:eastAsia="Arial Unicode MS"/>
          <w:bCs/>
          <w:i/>
          <w:iCs/>
          <w:lang w:val="en-US"/>
        </w:rPr>
        <w:t>Spring 201</w:t>
      </w:r>
      <w:r w:rsidR="00E33BE1" w:rsidRPr="00550529">
        <w:rPr>
          <w:rFonts w:eastAsia="Arial Unicode MS"/>
          <w:bCs/>
          <w:i/>
          <w:iCs/>
          <w:lang w:val="en-US"/>
        </w:rPr>
        <w:t>4</w:t>
      </w:r>
    </w:p>
    <w:p w14:paraId="6FA525D1" w14:textId="54376A6D" w:rsidR="00E5333A" w:rsidRPr="00550529" w:rsidRDefault="00E5333A" w:rsidP="00FC0403">
      <w:pPr>
        <w:pStyle w:val="ListParagraph"/>
        <w:tabs>
          <w:tab w:val="left" w:pos="720"/>
        </w:tabs>
        <w:ind w:left="720" w:hanging="720"/>
        <w:jc w:val="both"/>
        <w:rPr>
          <w:rFonts w:eastAsia="Arial Unicode MS"/>
          <w:bCs/>
          <w:lang w:val="en-US"/>
        </w:rPr>
      </w:pPr>
      <w:r w:rsidRPr="00550529">
        <w:rPr>
          <w:rFonts w:eastAsia="Arial Unicode MS"/>
          <w:bCs/>
          <w:lang w:val="en-US"/>
        </w:rPr>
        <w:tab/>
      </w:r>
      <w:r w:rsidR="004411B5" w:rsidRPr="00550529">
        <w:rPr>
          <w:rFonts w:eastAsia="Arial Unicode MS"/>
          <w:bCs/>
          <w:lang w:val="en-US"/>
        </w:rPr>
        <w:t xml:space="preserve">Political and </w:t>
      </w:r>
      <w:r w:rsidR="00B72E80" w:rsidRPr="00550529">
        <w:rPr>
          <w:rFonts w:eastAsia="Arial Unicode MS"/>
          <w:bCs/>
          <w:lang w:val="en-US"/>
        </w:rPr>
        <w:t>E</w:t>
      </w:r>
      <w:r w:rsidR="004411B5" w:rsidRPr="00550529">
        <w:rPr>
          <w:rFonts w:eastAsia="Arial Unicode MS"/>
          <w:bCs/>
          <w:lang w:val="en-US"/>
        </w:rPr>
        <w:t xml:space="preserve">conomic </w:t>
      </w:r>
      <w:r w:rsidR="00B72E80" w:rsidRPr="00550529">
        <w:rPr>
          <w:rFonts w:eastAsia="Arial Unicode MS"/>
          <w:bCs/>
          <w:lang w:val="en-US"/>
        </w:rPr>
        <w:t>D</w:t>
      </w:r>
      <w:r w:rsidR="004453D4" w:rsidRPr="00550529">
        <w:rPr>
          <w:rFonts w:eastAsia="Arial Unicode MS"/>
          <w:bCs/>
          <w:lang w:val="en-US"/>
        </w:rPr>
        <w:t>evelopment of Latin America</w:t>
      </w:r>
      <w:r w:rsidRPr="00550529">
        <w:rPr>
          <w:rFonts w:eastAsia="Arial Unicode MS"/>
          <w:bCs/>
          <w:lang w:val="en-US"/>
        </w:rPr>
        <w:t xml:space="preserve">, </w:t>
      </w:r>
      <w:r w:rsidR="0027681D" w:rsidRPr="00550529">
        <w:rPr>
          <w:rFonts w:eastAsia="Arial Unicode MS"/>
          <w:bCs/>
          <w:i/>
          <w:iCs/>
          <w:lang w:val="en-US"/>
        </w:rPr>
        <w:t>Spring 20</w:t>
      </w:r>
      <w:r w:rsidR="00D14A32" w:rsidRPr="00550529">
        <w:rPr>
          <w:rFonts w:eastAsia="Arial Unicode MS"/>
          <w:bCs/>
          <w:i/>
          <w:iCs/>
          <w:lang w:val="en-US"/>
        </w:rPr>
        <w:t>1</w:t>
      </w:r>
      <w:r w:rsidR="00E33BE1" w:rsidRPr="00550529">
        <w:rPr>
          <w:rFonts w:eastAsia="Arial Unicode MS"/>
          <w:bCs/>
          <w:i/>
          <w:iCs/>
          <w:lang w:val="en-US"/>
        </w:rPr>
        <w:t>4</w:t>
      </w:r>
    </w:p>
    <w:p w14:paraId="719146F8" w14:textId="3C738710" w:rsidR="00BA70C3" w:rsidRPr="00550529" w:rsidRDefault="00E5333A" w:rsidP="002F18F1">
      <w:pPr>
        <w:pStyle w:val="ListParagraph"/>
        <w:tabs>
          <w:tab w:val="left" w:pos="720"/>
        </w:tabs>
        <w:spacing w:after="120"/>
        <w:ind w:left="720" w:hanging="720"/>
        <w:jc w:val="both"/>
        <w:rPr>
          <w:rFonts w:eastAsia="Arial Unicode MS"/>
          <w:bCs/>
          <w:lang w:val="en-US"/>
        </w:rPr>
      </w:pPr>
      <w:r w:rsidRPr="00550529">
        <w:rPr>
          <w:rFonts w:eastAsia="Arial Unicode MS"/>
          <w:bCs/>
          <w:lang w:val="en-US"/>
        </w:rPr>
        <w:tab/>
      </w:r>
      <w:r w:rsidR="007B5E4A" w:rsidRPr="00550529">
        <w:rPr>
          <w:rFonts w:eastAsia="Arial Unicode MS"/>
          <w:bCs/>
          <w:lang w:val="en-US"/>
        </w:rPr>
        <w:t xml:space="preserve">Public </w:t>
      </w:r>
      <w:r w:rsidR="00B72E80" w:rsidRPr="00550529">
        <w:rPr>
          <w:rFonts w:eastAsia="Arial Unicode MS"/>
          <w:bCs/>
          <w:lang w:val="en-US"/>
        </w:rPr>
        <w:t>P</w:t>
      </w:r>
      <w:r w:rsidR="007B5E4A" w:rsidRPr="00550529">
        <w:rPr>
          <w:rFonts w:eastAsia="Arial Unicode MS"/>
          <w:bCs/>
          <w:lang w:val="en-US"/>
        </w:rPr>
        <w:t>olicy</w:t>
      </w:r>
      <w:r w:rsidR="004453D4" w:rsidRPr="00550529">
        <w:rPr>
          <w:rFonts w:eastAsia="Arial Unicode MS"/>
          <w:bCs/>
          <w:lang w:val="en-US"/>
        </w:rPr>
        <w:t xml:space="preserve"> and the </w:t>
      </w:r>
      <w:r w:rsidR="00B72E80" w:rsidRPr="00550529">
        <w:rPr>
          <w:rFonts w:eastAsia="Arial Unicode MS"/>
          <w:bCs/>
          <w:lang w:val="en-US"/>
        </w:rPr>
        <w:t>S</w:t>
      </w:r>
      <w:r w:rsidR="004453D4" w:rsidRPr="00550529">
        <w:rPr>
          <w:rFonts w:eastAsia="Arial Unicode MS"/>
          <w:bCs/>
          <w:lang w:val="en-US"/>
        </w:rPr>
        <w:t>tate</w:t>
      </w:r>
      <w:r w:rsidRPr="00550529">
        <w:rPr>
          <w:rFonts w:eastAsia="Arial Unicode MS"/>
          <w:bCs/>
          <w:lang w:val="en-US"/>
        </w:rPr>
        <w:t xml:space="preserve">, </w:t>
      </w:r>
      <w:r w:rsidR="0027681D" w:rsidRPr="00550529">
        <w:rPr>
          <w:rFonts w:eastAsia="Arial Unicode MS"/>
          <w:bCs/>
          <w:i/>
          <w:iCs/>
          <w:lang w:val="en-US"/>
        </w:rPr>
        <w:t>Spring 201</w:t>
      </w:r>
      <w:r w:rsidR="00E33BE1" w:rsidRPr="00550529">
        <w:rPr>
          <w:rFonts w:eastAsia="Arial Unicode MS"/>
          <w:bCs/>
          <w:i/>
          <w:iCs/>
          <w:lang w:val="en-US"/>
        </w:rPr>
        <w:t>4</w:t>
      </w:r>
    </w:p>
    <w:p w14:paraId="52824C63" w14:textId="740DA7EC" w:rsidR="00337C34" w:rsidRPr="00550529" w:rsidRDefault="00E2509D" w:rsidP="002F18F1">
      <w:pPr>
        <w:tabs>
          <w:tab w:val="left" w:pos="720"/>
        </w:tabs>
        <w:spacing w:after="120"/>
        <w:jc w:val="both"/>
        <w:rPr>
          <w:rFonts w:eastAsia="Arial Unicode MS"/>
          <w:u w:val="single"/>
          <w:lang w:val="en-US"/>
        </w:rPr>
      </w:pPr>
      <w:r w:rsidRPr="00550529">
        <w:rPr>
          <w:rFonts w:eastAsia="Arial Unicode MS"/>
          <w:u w:val="single"/>
          <w:lang w:val="en-US"/>
        </w:rPr>
        <w:t xml:space="preserve">Teaching Assistant at </w:t>
      </w:r>
      <w:r w:rsidRPr="00550529">
        <w:rPr>
          <w:rFonts w:eastAsia="Arial Unicode MS"/>
          <w:bCs/>
          <w:u w:val="single"/>
        </w:rPr>
        <w:t>Pontificia Universidad Católica de Chile</w:t>
      </w:r>
      <w:r w:rsidRPr="00550529">
        <w:rPr>
          <w:rFonts w:eastAsia="Arial Unicode MS"/>
          <w:bCs/>
        </w:rPr>
        <w:t xml:space="preserve">  </w:t>
      </w:r>
    </w:p>
    <w:p w14:paraId="125A23CF" w14:textId="528442D8" w:rsidR="00B466FD" w:rsidRPr="00550529" w:rsidRDefault="00E2509D" w:rsidP="002F18F1">
      <w:pPr>
        <w:pStyle w:val="ListParagraph"/>
        <w:tabs>
          <w:tab w:val="left" w:pos="720"/>
        </w:tabs>
        <w:spacing w:after="120"/>
        <w:ind w:left="720" w:hanging="720"/>
        <w:jc w:val="both"/>
        <w:rPr>
          <w:rFonts w:eastAsia="Arial Unicode MS"/>
          <w:bCs/>
        </w:rPr>
      </w:pPr>
      <w:r w:rsidRPr="00550529">
        <w:rPr>
          <w:rFonts w:eastAsia="Arial Unicode MS"/>
          <w:bCs/>
        </w:rPr>
        <w:tab/>
      </w:r>
      <w:proofErr w:type="spellStart"/>
      <w:r w:rsidR="004411B5" w:rsidRPr="00550529">
        <w:rPr>
          <w:rFonts w:eastAsia="Arial Unicode MS"/>
          <w:bCs/>
        </w:rPr>
        <w:t>Political</w:t>
      </w:r>
      <w:proofErr w:type="spellEnd"/>
      <w:r w:rsidR="004411B5" w:rsidRPr="00550529">
        <w:rPr>
          <w:rFonts w:eastAsia="Arial Unicode MS"/>
          <w:bCs/>
        </w:rPr>
        <w:t xml:space="preserve"> </w:t>
      </w:r>
      <w:proofErr w:type="spellStart"/>
      <w:r w:rsidR="006B4DD7" w:rsidRPr="00550529">
        <w:rPr>
          <w:rFonts w:eastAsia="Arial Unicode MS"/>
          <w:bCs/>
        </w:rPr>
        <w:t>P</w:t>
      </w:r>
      <w:r w:rsidR="004453D4" w:rsidRPr="00550529">
        <w:rPr>
          <w:rFonts w:eastAsia="Arial Unicode MS"/>
          <w:bCs/>
        </w:rPr>
        <w:t>rocesses</w:t>
      </w:r>
      <w:proofErr w:type="spellEnd"/>
      <w:r w:rsidR="004453D4" w:rsidRPr="00550529">
        <w:rPr>
          <w:rFonts w:eastAsia="Arial Unicode MS"/>
          <w:bCs/>
        </w:rPr>
        <w:t xml:space="preserve"> in </w:t>
      </w:r>
      <w:proofErr w:type="spellStart"/>
      <w:r w:rsidR="004453D4" w:rsidRPr="00550529">
        <w:rPr>
          <w:rFonts w:eastAsia="Arial Unicode MS"/>
          <w:bCs/>
        </w:rPr>
        <w:t>Latin</w:t>
      </w:r>
      <w:proofErr w:type="spellEnd"/>
      <w:r w:rsidR="004453D4" w:rsidRPr="00550529">
        <w:rPr>
          <w:rFonts w:eastAsia="Arial Unicode MS"/>
          <w:bCs/>
        </w:rPr>
        <w:t xml:space="preserve"> </w:t>
      </w:r>
      <w:proofErr w:type="spellStart"/>
      <w:r w:rsidR="004453D4" w:rsidRPr="00550529">
        <w:rPr>
          <w:rFonts w:eastAsia="Arial Unicode MS"/>
          <w:bCs/>
        </w:rPr>
        <w:t>America</w:t>
      </w:r>
      <w:proofErr w:type="spellEnd"/>
      <w:r w:rsidRPr="00550529">
        <w:rPr>
          <w:rFonts w:eastAsia="Arial Unicode MS"/>
          <w:bCs/>
          <w:lang w:val="en-US"/>
        </w:rPr>
        <w:t xml:space="preserve">, </w:t>
      </w:r>
      <w:r w:rsidR="0044039E" w:rsidRPr="00550529">
        <w:rPr>
          <w:rFonts w:eastAsia="Arial Unicode MS"/>
          <w:bCs/>
          <w:i/>
          <w:iCs/>
          <w:lang w:val="en-US"/>
        </w:rPr>
        <w:t>Fall 2012</w:t>
      </w:r>
    </w:p>
    <w:p w14:paraId="1817EF9A" w14:textId="77777777" w:rsidR="003D243F" w:rsidRPr="003D243F" w:rsidRDefault="003D243F" w:rsidP="003D243F">
      <w:pPr>
        <w:rPr>
          <w:lang w:val="en-US"/>
        </w:rPr>
      </w:pPr>
    </w:p>
    <w:p w14:paraId="41419C6F" w14:textId="498D32DF" w:rsidR="000F0966" w:rsidRPr="00550529" w:rsidRDefault="000F0966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 xml:space="preserve">policy </w:t>
      </w:r>
      <w:r w:rsidR="009C0F3D">
        <w:rPr>
          <w:rFonts w:ascii="Times New Roman" w:hAnsi="Times New Roman"/>
          <w:b/>
          <w:sz w:val="24"/>
          <w:szCs w:val="24"/>
          <w:lang w:val="en-US"/>
        </w:rPr>
        <w:t>analysis</w:t>
      </w:r>
    </w:p>
    <w:p w14:paraId="4952768E" w14:textId="04B6A777" w:rsidR="000B7443" w:rsidRPr="000B7443" w:rsidRDefault="00010D16" w:rsidP="000B7443">
      <w:pPr>
        <w:tabs>
          <w:tab w:val="left" w:pos="1350"/>
        </w:tabs>
        <w:jc w:val="both"/>
      </w:pPr>
      <w:proofErr w:type="spellStart"/>
      <w:r>
        <w:rPr>
          <w:sz w:val="22"/>
          <w:szCs w:val="22"/>
        </w:rPr>
        <w:t>Lithium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Experiments</w:t>
      </w:r>
      <w:proofErr w:type="spellEnd"/>
      <w:r w:rsidR="000B7443">
        <w:rPr>
          <w:sz w:val="22"/>
          <w:szCs w:val="22"/>
        </w:rPr>
        <w:t xml:space="preserve">. </w:t>
      </w:r>
      <w:proofErr w:type="spellStart"/>
      <w:r w:rsidR="000B7443">
        <w:rPr>
          <w:i/>
          <w:iCs/>
          <w:sz w:val="22"/>
          <w:szCs w:val="22"/>
        </w:rPr>
        <w:t>Phenomenal</w:t>
      </w:r>
      <w:proofErr w:type="spellEnd"/>
      <w:r w:rsidR="000B7443">
        <w:rPr>
          <w:i/>
          <w:iCs/>
          <w:sz w:val="22"/>
          <w:szCs w:val="22"/>
        </w:rPr>
        <w:t xml:space="preserve"> </w:t>
      </w:r>
      <w:proofErr w:type="spellStart"/>
      <w:r w:rsidR="000B7443">
        <w:rPr>
          <w:i/>
          <w:iCs/>
          <w:sz w:val="22"/>
          <w:szCs w:val="22"/>
        </w:rPr>
        <w:t>World</w:t>
      </w:r>
      <w:proofErr w:type="spellEnd"/>
      <w:r w:rsidR="000B7443">
        <w:rPr>
          <w:sz w:val="22"/>
          <w:szCs w:val="22"/>
        </w:rPr>
        <w:t xml:space="preserve">. </w:t>
      </w:r>
      <w:proofErr w:type="spellStart"/>
      <w:r w:rsidR="00CA6A90">
        <w:rPr>
          <w:sz w:val="22"/>
          <w:szCs w:val="22"/>
        </w:rPr>
        <w:t>November</w:t>
      </w:r>
      <w:proofErr w:type="spellEnd"/>
      <w:r w:rsidR="00CA6A90">
        <w:rPr>
          <w:sz w:val="22"/>
          <w:szCs w:val="22"/>
        </w:rPr>
        <w:t xml:space="preserve"> 2025.</w:t>
      </w:r>
    </w:p>
    <w:p w14:paraId="02F57968" w14:textId="77777777" w:rsidR="000B7443" w:rsidRDefault="000B7443" w:rsidP="00303697">
      <w:pPr>
        <w:tabs>
          <w:tab w:val="left" w:pos="1350"/>
        </w:tabs>
        <w:jc w:val="both"/>
        <w:rPr>
          <w:sz w:val="22"/>
          <w:szCs w:val="22"/>
        </w:rPr>
      </w:pPr>
    </w:p>
    <w:p w14:paraId="3FF941CA" w14:textId="7B9AF6A8" w:rsidR="00303697" w:rsidRPr="002146B9" w:rsidRDefault="00303697" w:rsidP="00303697">
      <w:pPr>
        <w:tabs>
          <w:tab w:val="left" w:pos="1350"/>
        </w:tabs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Assesing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Mexico’s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Opportunities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Challenges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Energy </w:t>
      </w:r>
      <w:proofErr w:type="spellStart"/>
      <w:r>
        <w:rPr>
          <w:sz w:val="22"/>
          <w:szCs w:val="22"/>
        </w:rPr>
        <w:t>Transition</w:t>
      </w:r>
      <w:proofErr w:type="spellEnd"/>
      <w:r>
        <w:rPr>
          <w:sz w:val="22"/>
          <w:szCs w:val="22"/>
        </w:rPr>
        <w:t xml:space="preserve">. Net Zero Industrial </w:t>
      </w:r>
      <w:proofErr w:type="spellStart"/>
      <w:r>
        <w:rPr>
          <w:sz w:val="22"/>
          <w:szCs w:val="22"/>
        </w:rPr>
        <w:t>Policy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Lab</w:t>
      </w:r>
      <w:proofErr w:type="spellEnd"/>
      <w:r>
        <w:rPr>
          <w:sz w:val="22"/>
          <w:szCs w:val="22"/>
        </w:rPr>
        <w:t xml:space="preserve">, </w:t>
      </w:r>
      <w:r w:rsidR="00C41ADA" w:rsidRPr="00CA6A90">
        <w:rPr>
          <w:sz w:val="22"/>
          <w:szCs w:val="22"/>
        </w:rPr>
        <w:t>April 2025</w:t>
      </w:r>
    </w:p>
    <w:p w14:paraId="032F1304" w14:textId="362726A6" w:rsidR="00303697" w:rsidRDefault="000E2344" w:rsidP="00A71D9A">
      <w:pPr>
        <w:spacing w:before="240"/>
      </w:pPr>
      <w:proofErr w:type="spellStart"/>
      <w:r>
        <w:t>Traditional</w:t>
      </w:r>
      <w:proofErr w:type="spellEnd"/>
      <w:r>
        <w:t xml:space="preserve"> </w:t>
      </w:r>
      <w:proofErr w:type="spellStart"/>
      <w:r>
        <w:t>Parties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Comeback</w:t>
      </w:r>
      <w:proofErr w:type="spellEnd"/>
      <w:r>
        <w:t xml:space="preserve"> in </w:t>
      </w:r>
      <w:proofErr w:type="spellStart"/>
      <w:r>
        <w:t>Chilean</w:t>
      </w:r>
      <w:proofErr w:type="spellEnd"/>
      <w:r>
        <w:t xml:space="preserve"> Local </w:t>
      </w:r>
      <w:proofErr w:type="spellStart"/>
      <w:r>
        <w:t>Elections</w:t>
      </w:r>
      <w:proofErr w:type="spellEnd"/>
      <w:r>
        <w:t xml:space="preserve">. </w:t>
      </w:r>
      <w:r>
        <w:rPr>
          <w:i/>
          <w:iCs/>
        </w:rPr>
        <w:t xml:space="preserve">Global </w:t>
      </w:r>
      <w:proofErr w:type="spellStart"/>
      <w:r>
        <w:rPr>
          <w:i/>
          <w:iCs/>
        </w:rPr>
        <w:t>Americans</w:t>
      </w:r>
      <w:proofErr w:type="spellEnd"/>
      <w:r>
        <w:t>. (</w:t>
      </w:r>
      <w:hyperlink r:id="rId7" w:history="1">
        <w:r w:rsidRPr="00B2193C">
          <w:rPr>
            <w:rStyle w:val="Hyperlink"/>
          </w:rPr>
          <w:t>https://globalamericans.org/traditional-parties-stage-comeback-in-chilean-local-elections/</w:t>
        </w:r>
      </w:hyperlink>
      <w:r>
        <w:t>)</w:t>
      </w:r>
    </w:p>
    <w:p w14:paraId="4A1F7A04" w14:textId="1E5A27AD" w:rsidR="009C0F3D" w:rsidRPr="009C0F3D" w:rsidRDefault="009C0F3D" w:rsidP="009C0F3D">
      <w:pPr>
        <w:spacing w:before="240"/>
      </w:pPr>
      <w:proofErr w:type="spellStart"/>
      <w:r w:rsidRPr="009C0F3D">
        <w:t>Party</w:t>
      </w:r>
      <w:proofErr w:type="spellEnd"/>
      <w:r w:rsidRPr="009C0F3D">
        <w:t xml:space="preserve"> Unity in </w:t>
      </w:r>
      <w:proofErr w:type="spellStart"/>
      <w:r w:rsidRPr="009C0F3D">
        <w:t>the</w:t>
      </w:r>
      <w:proofErr w:type="spellEnd"/>
      <w:r w:rsidRPr="009C0F3D">
        <w:t xml:space="preserve"> </w:t>
      </w:r>
      <w:proofErr w:type="spellStart"/>
      <w:r w:rsidRPr="009C0F3D">
        <w:t>Chilean</w:t>
      </w:r>
      <w:proofErr w:type="spellEnd"/>
      <w:r w:rsidRPr="009C0F3D">
        <w:t xml:space="preserve"> </w:t>
      </w:r>
      <w:proofErr w:type="spellStart"/>
      <w:r w:rsidRPr="009C0F3D">
        <w:t>Chamber</w:t>
      </w:r>
      <w:proofErr w:type="spellEnd"/>
      <w:r w:rsidRPr="009C0F3D">
        <w:t xml:space="preserve"> </w:t>
      </w:r>
      <w:proofErr w:type="spellStart"/>
      <w:r w:rsidRPr="009C0F3D">
        <w:t>of</w:t>
      </w:r>
      <w:proofErr w:type="spellEnd"/>
      <w:r w:rsidRPr="009C0F3D">
        <w:t xml:space="preserve"> </w:t>
      </w:r>
      <w:proofErr w:type="spellStart"/>
      <w:r w:rsidRPr="009C0F3D">
        <w:t>Deputies</w:t>
      </w:r>
      <w:proofErr w:type="spellEnd"/>
      <w:r w:rsidRPr="009C0F3D">
        <w:t xml:space="preserve"> (1998-2010). </w:t>
      </w:r>
      <w:proofErr w:type="spellStart"/>
      <w:r w:rsidRPr="009C0F3D">
        <w:rPr>
          <w:i/>
          <w:iCs/>
        </w:rPr>
        <w:t>United</w:t>
      </w:r>
      <w:proofErr w:type="spellEnd"/>
      <w:r w:rsidRPr="009C0F3D">
        <w:rPr>
          <w:i/>
          <w:iCs/>
        </w:rPr>
        <w:t xml:space="preserve"> </w:t>
      </w:r>
      <w:proofErr w:type="spellStart"/>
      <w:r w:rsidRPr="009C0F3D">
        <w:rPr>
          <w:i/>
          <w:iCs/>
        </w:rPr>
        <w:t>Nations</w:t>
      </w:r>
      <w:proofErr w:type="spellEnd"/>
      <w:r w:rsidRPr="009C0F3D">
        <w:rPr>
          <w:i/>
          <w:iCs/>
        </w:rPr>
        <w:t xml:space="preserve"> </w:t>
      </w:r>
      <w:proofErr w:type="spellStart"/>
      <w:r w:rsidRPr="009C0F3D">
        <w:rPr>
          <w:i/>
          <w:iCs/>
        </w:rPr>
        <w:t>Development</w:t>
      </w:r>
      <w:proofErr w:type="spellEnd"/>
      <w:r w:rsidRPr="009C0F3D">
        <w:rPr>
          <w:i/>
          <w:iCs/>
        </w:rPr>
        <w:t xml:space="preserve"> Programme (UNDP).</w:t>
      </w:r>
      <w:r w:rsidRPr="009C0F3D">
        <w:t xml:space="preserve"> 2012. </w:t>
      </w:r>
      <w:proofErr w:type="spellStart"/>
      <w:r w:rsidRPr="009C0F3D">
        <w:t>With</w:t>
      </w:r>
      <w:proofErr w:type="spellEnd"/>
      <w:r w:rsidRPr="009C0F3D">
        <w:t xml:space="preserve"> </w:t>
      </w:r>
      <w:proofErr w:type="spellStart"/>
      <w:r w:rsidRPr="009C0F3D">
        <w:t>coauthors</w:t>
      </w:r>
      <w:proofErr w:type="spellEnd"/>
      <w:r w:rsidRPr="009C0F3D">
        <w:t>.</w:t>
      </w:r>
      <w:r w:rsidR="00C41ADA">
        <w:t xml:space="preserve"> </w:t>
      </w:r>
    </w:p>
    <w:p w14:paraId="04C05726" w14:textId="77777777" w:rsidR="00830EF9" w:rsidRPr="00830EF9" w:rsidRDefault="00830EF9" w:rsidP="00830EF9">
      <w:pPr>
        <w:rPr>
          <w:lang w:val="en-US"/>
        </w:rPr>
      </w:pPr>
    </w:p>
    <w:p w14:paraId="62DBC016" w14:textId="2A058771" w:rsidR="009C0F3D" w:rsidRPr="00550529" w:rsidRDefault="009C0F3D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FELLOWSHIPS AND AWARDS</w:t>
      </w:r>
    </w:p>
    <w:p w14:paraId="2364F711" w14:textId="77777777" w:rsidR="009C0F3D" w:rsidRPr="00C421EB" w:rsidRDefault="009C0F3D" w:rsidP="00326D83">
      <w:pPr>
        <w:jc w:val="both"/>
        <w:rPr>
          <w:color w:val="333333"/>
          <w:shd w:val="clear" w:color="auto" w:fill="FFFFFF"/>
        </w:rPr>
      </w:pPr>
      <w:r w:rsidRPr="00C421EB">
        <w:rPr>
          <w:color w:val="333333"/>
          <w:shd w:val="clear" w:color="auto" w:fill="FFFFFF"/>
        </w:rPr>
        <w:t>2024</w:t>
      </w:r>
      <w:r w:rsidRPr="00C421EB">
        <w:rPr>
          <w:color w:val="333333"/>
          <w:shd w:val="clear" w:color="auto" w:fill="FFFFFF"/>
        </w:rPr>
        <w:tab/>
        <w:t xml:space="preserve">APSA </w:t>
      </w:r>
      <w:proofErr w:type="spellStart"/>
      <w:r w:rsidRPr="00C421EB">
        <w:rPr>
          <w:color w:val="333333"/>
          <w:shd w:val="clear" w:color="auto" w:fill="FFFFFF"/>
        </w:rPr>
        <w:t>Travel</w:t>
      </w:r>
      <w:proofErr w:type="spellEnd"/>
      <w:r w:rsidRPr="00C421EB">
        <w:rPr>
          <w:color w:val="333333"/>
          <w:shd w:val="clear" w:color="auto" w:fill="FFFFFF"/>
        </w:rPr>
        <w:t xml:space="preserve"> Grant – </w:t>
      </w:r>
      <w:proofErr w:type="spellStart"/>
      <w:r w:rsidRPr="00C421EB">
        <w:rPr>
          <w:color w:val="333333"/>
          <w:shd w:val="clear" w:color="auto" w:fill="FFFFFF"/>
        </w:rPr>
        <w:t>Democracy</w:t>
      </w:r>
      <w:proofErr w:type="spellEnd"/>
      <w:r w:rsidRPr="00C421EB">
        <w:rPr>
          <w:color w:val="333333"/>
          <w:shd w:val="clear" w:color="auto" w:fill="FFFFFF"/>
        </w:rPr>
        <w:t xml:space="preserve"> and </w:t>
      </w:r>
      <w:proofErr w:type="spellStart"/>
      <w:r w:rsidRPr="00C421EB">
        <w:rPr>
          <w:color w:val="333333"/>
          <w:shd w:val="clear" w:color="auto" w:fill="FFFFFF"/>
        </w:rPr>
        <w:t>Autocracy</w:t>
      </w:r>
      <w:proofErr w:type="spellEnd"/>
      <w:r w:rsidRPr="00C421EB">
        <w:rPr>
          <w:color w:val="333333"/>
          <w:shd w:val="clear" w:color="auto" w:fill="FFFFFF"/>
        </w:rPr>
        <w:t xml:space="preserve"> </w:t>
      </w:r>
      <w:proofErr w:type="spellStart"/>
      <w:r w:rsidRPr="00C421EB">
        <w:rPr>
          <w:color w:val="333333"/>
          <w:shd w:val="clear" w:color="auto" w:fill="FFFFFF"/>
        </w:rPr>
        <w:t>Section</w:t>
      </w:r>
      <w:proofErr w:type="spellEnd"/>
    </w:p>
    <w:p w14:paraId="78E56EA8" w14:textId="77777777" w:rsidR="00902FAD" w:rsidRPr="00C421EB" w:rsidRDefault="00902FAD" w:rsidP="009C0F3D">
      <w:pPr>
        <w:jc w:val="both"/>
        <w:rPr>
          <w:color w:val="333333"/>
          <w:shd w:val="clear" w:color="auto" w:fill="FFFFFF"/>
        </w:rPr>
      </w:pPr>
    </w:p>
    <w:p w14:paraId="53E964F7" w14:textId="77777777" w:rsidR="009C0F3D" w:rsidRPr="00C421EB" w:rsidRDefault="009C0F3D" w:rsidP="009C0F3D">
      <w:pPr>
        <w:jc w:val="both"/>
        <w:rPr>
          <w:color w:val="333333"/>
          <w:shd w:val="clear" w:color="auto" w:fill="FFFFFF"/>
        </w:rPr>
      </w:pPr>
      <w:r w:rsidRPr="00C421EB">
        <w:rPr>
          <w:color w:val="333333"/>
          <w:shd w:val="clear" w:color="auto" w:fill="FFFFFF"/>
        </w:rPr>
        <w:t>2023</w:t>
      </w:r>
      <w:r w:rsidRPr="00C421EB">
        <w:rPr>
          <w:color w:val="333333"/>
          <w:shd w:val="clear" w:color="auto" w:fill="FFFFFF"/>
        </w:rPr>
        <w:tab/>
        <w:t xml:space="preserve">Summer </w:t>
      </w:r>
      <w:proofErr w:type="spellStart"/>
      <w:r w:rsidRPr="00C421EB">
        <w:rPr>
          <w:color w:val="333333"/>
          <w:shd w:val="clear" w:color="auto" w:fill="FFFFFF"/>
        </w:rPr>
        <w:t>Research</w:t>
      </w:r>
      <w:proofErr w:type="spellEnd"/>
      <w:r w:rsidRPr="00C421EB">
        <w:rPr>
          <w:color w:val="333333"/>
          <w:shd w:val="clear" w:color="auto" w:fill="FFFFFF"/>
        </w:rPr>
        <w:t xml:space="preserve"> </w:t>
      </w:r>
      <w:proofErr w:type="spellStart"/>
      <w:r w:rsidRPr="00C421EB">
        <w:rPr>
          <w:color w:val="333333"/>
          <w:shd w:val="clear" w:color="auto" w:fill="FFFFFF"/>
        </w:rPr>
        <w:t>Fellowship</w:t>
      </w:r>
      <w:proofErr w:type="spellEnd"/>
    </w:p>
    <w:p w14:paraId="3BD32F79" w14:textId="77777777" w:rsidR="009C0F3D" w:rsidRPr="00C421EB" w:rsidRDefault="009C0F3D" w:rsidP="009C0F3D">
      <w:pPr>
        <w:ind w:left="708"/>
        <w:jc w:val="both"/>
        <w:rPr>
          <w:color w:val="333333"/>
          <w:shd w:val="clear" w:color="auto" w:fill="FFFFFF"/>
        </w:rPr>
      </w:pPr>
      <w:proofErr w:type="spellStart"/>
      <w:r w:rsidRPr="00C421EB">
        <w:rPr>
          <w:color w:val="333333"/>
          <w:shd w:val="clear" w:color="auto" w:fill="FFFFFF"/>
        </w:rPr>
        <w:t>Program</w:t>
      </w:r>
      <w:proofErr w:type="spellEnd"/>
      <w:r w:rsidRPr="00C421EB">
        <w:rPr>
          <w:color w:val="333333"/>
          <w:shd w:val="clear" w:color="auto" w:fill="FFFFFF"/>
        </w:rPr>
        <w:t xml:space="preserve"> in </w:t>
      </w:r>
      <w:proofErr w:type="spellStart"/>
      <w:r w:rsidRPr="00C421EB">
        <w:rPr>
          <w:color w:val="333333"/>
          <w:shd w:val="clear" w:color="auto" w:fill="FFFFFF"/>
        </w:rPr>
        <w:t>Latin</w:t>
      </w:r>
      <w:proofErr w:type="spellEnd"/>
      <w:r w:rsidRPr="00C421EB">
        <w:rPr>
          <w:color w:val="333333"/>
          <w:shd w:val="clear" w:color="auto" w:fill="FFFFFF"/>
        </w:rPr>
        <w:t xml:space="preserve"> American, </w:t>
      </w:r>
      <w:proofErr w:type="spellStart"/>
      <w:r w:rsidRPr="00C421EB">
        <w:rPr>
          <w:color w:val="333333"/>
          <w:shd w:val="clear" w:color="auto" w:fill="FFFFFF"/>
        </w:rPr>
        <w:t>Caribbean</w:t>
      </w:r>
      <w:proofErr w:type="spellEnd"/>
      <w:r w:rsidRPr="00C421EB">
        <w:rPr>
          <w:color w:val="333333"/>
          <w:shd w:val="clear" w:color="auto" w:fill="FFFFFF"/>
        </w:rPr>
        <w:t xml:space="preserve">, and </w:t>
      </w:r>
      <w:proofErr w:type="spellStart"/>
      <w:r w:rsidRPr="00C421EB">
        <w:rPr>
          <w:color w:val="333333"/>
          <w:shd w:val="clear" w:color="auto" w:fill="FFFFFF"/>
        </w:rPr>
        <w:t>Latinx</w:t>
      </w:r>
      <w:proofErr w:type="spellEnd"/>
      <w:r w:rsidRPr="00C421EB">
        <w:rPr>
          <w:color w:val="333333"/>
          <w:shd w:val="clear" w:color="auto" w:fill="FFFFFF"/>
        </w:rPr>
        <w:t xml:space="preserve"> </w:t>
      </w:r>
      <w:proofErr w:type="spellStart"/>
      <w:r w:rsidRPr="00C421EB">
        <w:rPr>
          <w:color w:val="333333"/>
          <w:shd w:val="clear" w:color="auto" w:fill="FFFFFF"/>
        </w:rPr>
        <w:t>Studies</w:t>
      </w:r>
      <w:proofErr w:type="spellEnd"/>
      <w:r w:rsidRPr="00C421EB">
        <w:rPr>
          <w:color w:val="333333"/>
          <w:shd w:val="clear" w:color="auto" w:fill="FFFFFF"/>
        </w:rPr>
        <w:t xml:space="preserve"> (</w:t>
      </w:r>
      <w:proofErr w:type="spellStart"/>
      <w:r w:rsidRPr="00C421EB">
        <w:rPr>
          <w:color w:val="333333"/>
          <w:shd w:val="clear" w:color="auto" w:fill="FFFFFF"/>
        </w:rPr>
        <w:t>LACLxS</w:t>
      </w:r>
      <w:proofErr w:type="spellEnd"/>
      <w:r w:rsidRPr="00C421EB">
        <w:rPr>
          <w:color w:val="333333"/>
          <w:shd w:val="clear" w:color="auto" w:fill="FFFFFF"/>
        </w:rPr>
        <w:t xml:space="preserve">), Johns Hopkins </w:t>
      </w:r>
      <w:proofErr w:type="spellStart"/>
      <w:r w:rsidRPr="00C421EB">
        <w:rPr>
          <w:color w:val="333333"/>
          <w:shd w:val="clear" w:color="auto" w:fill="FFFFFF"/>
        </w:rPr>
        <w:t>University</w:t>
      </w:r>
      <w:proofErr w:type="spellEnd"/>
    </w:p>
    <w:p w14:paraId="2FD10355" w14:textId="77777777" w:rsidR="009C0F3D" w:rsidRPr="00C421EB" w:rsidRDefault="009C0F3D" w:rsidP="009C0F3D">
      <w:pPr>
        <w:jc w:val="both"/>
        <w:rPr>
          <w:color w:val="333333"/>
          <w:shd w:val="clear" w:color="auto" w:fill="FFFFFF"/>
        </w:rPr>
      </w:pPr>
    </w:p>
    <w:p w14:paraId="0079AD93" w14:textId="77777777" w:rsidR="009C0F3D" w:rsidRPr="00C421EB" w:rsidRDefault="009C0F3D" w:rsidP="009C0F3D">
      <w:pPr>
        <w:jc w:val="both"/>
        <w:rPr>
          <w:color w:val="333333"/>
          <w:shd w:val="clear" w:color="auto" w:fill="FFFFFF"/>
        </w:rPr>
      </w:pPr>
      <w:r w:rsidRPr="00C421EB">
        <w:rPr>
          <w:color w:val="333333"/>
          <w:shd w:val="clear" w:color="auto" w:fill="FFFFFF"/>
        </w:rPr>
        <w:t>2023</w:t>
      </w:r>
      <w:r w:rsidRPr="00C421EB">
        <w:rPr>
          <w:color w:val="333333"/>
          <w:shd w:val="clear" w:color="auto" w:fill="FFFFFF"/>
        </w:rPr>
        <w:tab/>
      </w:r>
      <w:proofErr w:type="spellStart"/>
      <w:r w:rsidRPr="00C421EB">
        <w:rPr>
          <w:color w:val="333333"/>
          <w:shd w:val="clear" w:color="auto" w:fill="FFFFFF"/>
        </w:rPr>
        <w:t>Student</w:t>
      </w:r>
      <w:proofErr w:type="spellEnd"/>
      <w:r w:rsidRPr="00C421EB">
        <w:rPr>
          <w:color w:val="333333"/>
          <w:shd w:val="clear" w:color="auto" w:fill="FFFFFF"/>
        </w:rPr>
        <w:t xml:space="preserve"> Grant </w:t>
      </w:r>
      <w:proofErr w:type="spellStart"/>
      <w:r w:rsidRPr="00C421EB">
        <w:rPr>
          <w:color w:val="333333"/>
          <w:shd w:val="clear" w:color="auto" w:fill="FFFFFF"/>
        </w:rPr>
        <w:t>Program</w:t>
      </w:r>
      <w:proofErr w:type="spellEnd"/>
      <w:r w:rsidRPr="00C421EB">
        <w:rPr>
          <w:color w:val="333333"/>
          <w:shd w:val="clear" w:color="auto" w:fill="FFFFFF"/>
        </w:rPr>
        <w:t xml:space="preserve"> </w:t>
      </w:r>
      <w:proofErr w:type="spellStart"/>
      <w:r w:rsidRPr="00C421EB">
        <w:rPr>
          <w:color w:val="333333"/>
          <w:shd w:val="clear" w:color="auto" w:fill="FFFFFF"/>
        </w:rPr>
        <w:t>Fellowship</w:t>
      </w:r>
      <w:proofErr w:type="spellEnd"/>
    </w:p>
    <w:p w14:paraId="57047DC6" w14:textId="77777777" w:rsidR="009C0F3D" w:rsidRPr="00C421EB" w:rsidRDefault="009C0F3D" w:rsidP="009C0F3D">
      <w:pPr>
        <w:jc w:val="both"/>
        <w:rPr>
          <w:color w:val="333333"/>
          <w:shd w:val="clear" w:color="auto" w:fill="FFFFFF"/>
        </w:rPr>
      </w:pPr>
      <w:r w:rsidRPr="00C421EB">
        <w:rPr>
          <w:color w:val="333333"/>
          <w:shd w:val="clear" w:color="auto" w:fill="FFFFFF"/>
        </w:rPr>
        <w:tab/>
        <w:t xml:space="preserve">SNF </w:t>
      </w:r>
      <w:proofErr w:type="spellStart"/>
      <w:r w:rsidRPr="00C421EB">
        <w:rPr>
          <w:color w:val="333333"/>
          <w:shd w:val="clear" w:color="auto" w:fill="FFFFFF"/>
        </w:rPr>
        <w:t>Agora</w:t>
      </w:r>
      <w:proofErr w:type="spellEnd"/>
      <w:r w:rsidRPr="00C421EB">
        <w:rPr>
          <w:color w:val="333333"/>
          <w:shd w:val="clear" w:color="auto" w:fill="FFFFFF"/>
        </w:rPr>
        <w:t xml:space="preserve"> </w:t>
      </w:r>
      <w:proofErr w:type="spellStart"/>
      <w:r w:rsidRPr="00C421EB">
        <w:rPr>
          <w:color w:val="333333"/>
          <w:shd w:val="clear" w:color="auto" w:fill="FFFFFF"/>
        </w:rPr>
        <w:t>Institute</w:t>
      </w:r>
      <w:proofErr w:type="spellEnd"/>
      <w:r w:rsidRPr="00C421EB">
        <w:rPr>
          <w:color w:val="333333"/>
          <w:shd w:val="clear" w:color="auto" w:fill="FFFFFF"/>
        </w:rPr>
        <w:t xml:space="preserve">. Johns Hopkins </w:t>
      </w:r>
      <w:proofErr w:type="spellStart"/>
      <w:r w:rsidRPr="00C421EB">
        <w:rPr>
          <w:color w:val="333333"/>
          <w:shd w:val="clear" w:color="auto" w:fill="FFFFFF"/>
        </w:rPr>
        <w:t>University</w:t>
      </w:r>
      <w:proofErr w:type="spellEnd"/>
    </w:p>
    <w:p w14:paraId="6259F690" w14:textId="77777777" w:rsidR="009C0F3D" w:rsidRDefault="009C0F3D" w:rsidP="009C0F3D">
      <w:pPr>
        <w:jc w:val="both"/>
        <w:rPr>
          <w:color w:val="333333"/>
          <w:shd w:val="clear" w:color="auto" w:fill="FFFFFF"/>
        </w:rPr>
      </w:pPr>
    </w:p>
    <w:p w14:paraId="3054CB41" w14:textId="77777777" w:rsidR="009C0F3D" w:rsidRPr="00550529" w:rsidRDefault="009C0F3D" w:rsidP="009C0F3D">
      <w:pPr>
        <w:jc w:val="both"/>
        <w:rPr>
          <w:color w:val="333333"/>
          <w:shd w:val="clear" w:color="auto" w:fill="FFFFFF"/>
        </w:rPr>
      </w:pPr>
      <w:r w:rsidRPr="00550529">
        <w:rPr>
          <w:color w:val="333333"/>
          <w:shd w:val="clear" w:color="auto" w:fill="FFFFFF"/>
        </w:rPr>
        <w:t>2019</w:t>
      </w:r>
      <w:r w:rsidRPr="00550529">
        <w:rPr>
          <w:color w:val="333333"/>
          <w:shd w:val="clear" w:color="auto" w:fill="FFFFFF"/>
        </w:rPr>
        <w:tab/>
        <w:t xml:space="preserve">Nicole </w:t>
      </w:r>
      <w:proofErr w:type="spellStart"/>
      <w:r w:rsidRPr="00550529">
        <w:rPr>
          <w:color w:val="333333"/>
          <w:shd w:val="clear" w:color="auto" w:fill="FFFFFF"/>
        </w:rPr>
        <w:t>Suveges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Fieldwork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Fellowship</w:t>
      </w:r>
      <w:proofErr w:type="spellEnd"/>
    </w:p>
    <w:p w14:paraId="40064764" w14:textId="14D30AF6" w:rsidR="009C0F3D" w:rsidRPr="00550529" w:rsidRDefault="009C0F3D" w:rsidP="009C0F3D">
      <w:pPr>
        <w:jc w:val="both"/>
        <w:rPr>
          <w:color w:val="333333"/>
          <w:shd w:val="clear" w:color="auto" w:fill="FFFFFF"/>
        </w:rPr>
      </w:pPr>
      <w:r w:rsidRPr="00550529">
        <w:rPr>
          <w:i/>
          <w:iCs/>
          <w:color w:val="333333"/>
          <w:shd w:val="clear" w:color="auto" w:fill="FFFFFF"/>
        </w:rPr>
        <w:tab/>
      </w:r>
      <w:r w:rsidRPr="00550529">
        <w:rPr>
          <w:color w:val="333333"/>
          <w:shd w:val="clear" w:color="auto" w:fill="FFFFFF"/>
        </w:rPr>
        <w:t xml:space="preserve">Johns Hopkins </w:t>
      </w:r>
      <w:proofErr w:type="spellStart"/>
      <w:r w:rsidRPr="00550529">
        <w:rPr>
          <w:color w:val="333333"/>
          <w:shd w:val="clear" w:color="auto" w:fill="FFFFFF"/>
        </w:rPr>
        <w:t>University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Department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of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Political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Science</w:t>
      </w:r>
      <w:proofErr w:type="spellEnd"/>
    </w:p>
    <w:p w14:paraId="4BEDABCE" w14:textId="77777777" w:rsidR="009C0F3D" w:rsidRPr="00550529" w:rsidRDefault="009C0F3D" w:rsidP="009C0F3D">
      <w:pPr>
        <w:jc w:val="both"/>
        <w:rPr>
          <w:color w:val="333333"/>
          <w:shd w:val="clear" w:color="auto" w:fill="FFFFFF"/>
        </w:rPr>
      </w:pPr>
    </w:p>
    <w:p w14:paraId="77E4EDED" w14:textId="77777777" w:rsidR="009C0F3D" w:rsidRPr="00550529" w:rsidRDefault="009C0F3D" w:rsidP="009C0F3D">
      <w:pPr>
        <w:jc w:val="both"/>
        <w:rPr>
          <w:color w:val="333333"/>
          <w:shd w:val="clear" w:color="auto" w:fill="FFFFFF"/>
        </w:rPr>
      </w:pPr>
      <w:r w:rsidRPr="00550529">
        <w:rPr>
          <w:color w:val="333333"/>
          <w:shd w:val="clear" w:color="auto" w:fill="FFFFFF"/>
        </w:rPr>
        <w:lastRenderedPageBreak/>
        <w:t>2019</w:t>
      </w:r>
      <w:r w:rsidRPr="00550529">
        <w:rPr>
          <w:color w:val="333333"/>
          <w:shd w:val="clear" w:color="auto" w:fill="FFFFFF"/>
        </w:rPr>
        <w:tab/>
        <w:t xml:space="preserve">21st Century </w:t>
      </w:r>
      <w:proofErr w:type="spellStart"/>
      <w:r w:rsidRPr="00550529">
        <w:rPr>
          <w:color w:val="333333"/>
          <w:shd w:val="clear" w:color="auto" w:fill="FFFFFF"/>
        </w:rPr>
        <w:t>Cities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Initiative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for</w:t>
      </w:r>
      <w:proofErr w:type="spellEnd"/>
      <w:r w:rsidRPr="00550529">
        <w:rPr>
          <w:color w:val="333333"/>
          <w:shd w:val="clear" w:color="auto" w:fill="FFFFFF"/>
        </w:rPr>
        <w:t xml:space="preserve"> Doctoral </w:t>
      </w:r>
      <w:proofErr w:type="spellStart"/>
      <w:r w:rsidRPr="00550529">
        <w:rPr>
          <w:color w:val="333333"/>
          <w:shd w:val="clear" w:color="auto" w:fill="FFFFFF"/>
        </w:rPr>
        <w:t>Research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on</w:t>
      </w:r>
      <w:proofErr w:type="spellEnd"/>
      <w:r w:rsidRPr="00550529">
        <w:rPr>
          <w:color w:val="333333"/>
          <w:shd w:val="clear" w:color="auto" w:fill="FFFFFF"/>
        </w:rPr>
        <w:t xml:space="preserve"> Urban Issues</w:t>
      </w:r>
    </w:p>
    <w:p w14:paraId="2488931D" w14:textId="77777777" w:rsidR="009C0F3D" w:rsidRPr="00550529" w:rsidRDefault="009C0F3D" w:rsidP="009C0F3D">
      <w:pPr>
        <w:ind w:firstLine="708"/>
        <w:jc w:val="both"/>
        <w:rPr>
          <w:color w:val="333333"/>
          <w:shd w:val="clear" w:color="auto" w:fill="FFFFFF"/>
        </w:rPr>
      </w:pPr>
      <w:r w:rsidRPr="00550529">
        <w:rPr>
          <w:color w:val="333333"/>
          <w:shd w:val="clear" w:color="auto" w:fill="FFFFFF"/>
        </w:rPr>
        <w:t xml:space="preserve">Johns Hopkins </w:t>
      </w:r>
      <w:proofErr w:type="spellStart"/>
      <w:r w:rsidRPr="00550529">
        <w:rPr>
          <w:color w:val="333333"/>
          <w:shd w:val="clear" w:color="auto" w:fill="FFFFFF"/>
        </w:rPr>
        <w:t>University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</w:p>
    <w:p w14:paraId="2680764F" w14:textId="77777777" w:rsidR="009C0F3D" w:rsidRPr="00550529" w:rsidRDefault="009C0F3D" w:rsidP="009C0F3D">
      <w:pPr>
        <w:jc w:val="both"/>
        <w:rPr>
          <w:color w:val="333333"/>
          <w:shd w:val="clear" w:color="auto" w:fill="FFFFFF"/>
        </w:rPr>
      </w:pPr>
    </w:p>
    <w:p w14:paraId="29478613" w14:textId="77777777" w:rsidR="009C0F3D" w:rsidRPr="00550529" w:rsidRDefault="009C0F3D" w:rsidP="009C0F3D">
      <w:pPr>
        <w:jc w:val="both"/>
        <w:rPr>
          <w:color w:val="333333"/>
          <w:shd w:val="clear" w:color="auto" w:fill="FFFFFF"/>
        </w:rPr>
      </w:pPr>
      <w:r w:rsidRPr="00550529">
        <w:rPr>
          <w:color w:val="333333"/>
          <w:shd w:val="clear" w:color="auto" w:fill="FFFFFF"/>
        </w:rPr>
        <w:t>2016</w:t>
      </w:r>
      <w:r w:rsidRPr="00550529">
        <w:rPr>
          <w:color w:val="333333"/>
          <w:shd w:val="clear" w:color="auto" w:fill="FFFFFF"/>
        </w:rPr>
        <w:tab/>
      </w:r>
      <w:proofErr w:type="spellStart"/>
      <w:r w:rsidRPr="00550529">
        <w:rPr>
          <w:color w:val="333333"/>
          <w:shd w:val="clear" w:color="auto" w:fill="FFFFFF"/>
        </w:rPr>
        <w:t>Tuition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Scholarship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for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the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gramStart"/>
      <w:r w:rsidRPr="00550529">
        <w:rPr>
          <w:color w:val="333333"/>
          <w:shd w:val="clear" w:color="auto" w:fill="FFFFFF"/>
        </w:rPr>
        <w:t>Master</w:t>
      </w:r>
      <w:proofErr w:type="gram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of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Arts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Program</w:t>
      </w:r>
      <w:proofErr w:type="spellEnd"/>
      <w:r w:rsidRPr="00550529">
        <w:rPr>
          <w:color w:val="333333"/>
          <w:shd w:val="clear" w:color="auto" w:fill="FFFFFF"/>
        </w:rPr>
        <w:t xml:space="preserve"> in </w:t>
      </w:r>
      <w:proofErr w:type="spellStart"/>
      <w:r w:rsidRPr="00550529">
        <w:rPr>
          <w:color w:val="333333"/>
          <w:shd w:val="clear" w:color="auto" w:fill="FFFFFF"/>
        </w:rPr>
        <w:t>the</w:t>
      </w:r>
      <w:proofErr w:type="spellEnd"/>
      <w:r w:rsidRPr="00550529">
        <w:rPr>
          <w:color w:val="333333"/>
          <w:shd w:val="clear" w:color="auto" w:fill="FFFFFF"/>
        </w:rPr>
        <w:t xml:space="preserve"> Social </w:t>
      </w:r>
      <w:proofErr w:type="spellStart"/>
      <w:r w:rsidRPr="00550529">
        <w:rPr>
          <w:color w:val="333333"/>
          <w:shd w:val="clear" w:color="auto" w:fill="FFFFFF"/>
        </w:rPr>
        <w:t>Sciences</w:t>
      </w:r>
      <w:proofErr w:type="spellEnd"/>
    </w:p>
    <w:p w14:paraId="509D7F3A" w14:textId="4952EF67" w:rsidR="009C0F3D" w:rsidRPr="003D243F" w:rsidRDefault="009C0F3D" w:rsidP="003D243F">
      <w:pPr>
        <w:jc w:val="both"/>
        <w:rPr>
          <w:color w:val="333333"/>
          <w:shd w:val="clear" w:color="auto" w:fill="FFFFFF"/>
        </w:rPr>
      </w:pPr>
      <w:r w:rsidRPr="00550529">
        <w:rPr>
          <w:color w:val="333333"/>
          <w:shd w:val="clear" w:color="auto" w:fill="FFFFFF"/>
        </w:rPr>
        <w:tab/>
      </w:r>
      <w:proofErr w:type="spellStart"/>
      <w:r w:rsidRPr="00550529">
        <w:rPr>
          <w:color w:val="333333"/>
          <w:shd w:val="clear" w:color="auto" w:fill="FFFFFF"/>
        </w:rPr>
        <w:t>University</w:t>
      </w:r>
      <w:proofErr w:type="spellEnd"/>
      <w:r w:rsidRPr="00550529">
        <w:rPr>
          <w:color w:val="333333"/>
          <w:shd w:val="clear" w:color="auto" w:fill="FFFFFF"/>
        </w:rPr>
        <w:t xml:space="preserve"> </w:t>
      </w:r>
      <w:proofErr w:type="spellStart"/>
      <w:r w:rsidRPr="00550529">
        <w:rPr>
          <w:color w:val="333333"/>
          <w:shd w:val="clear" w:color="auto" w:fill="FFFFFF"/>
        </w:rPr>
        <w:t>of</w:t>
      </w:r>
      <w:proofErr w:type="spellEnd"/>
      <w:r w:rsidRPr="00550529">
        <w:rPr>
          <w:color w:val="333333"/>
          <w:shd w:val="clear" w:color="auto" w:fill="FFFFFF"/>
        </w:rPr>
        <w:t xml:space="preserve"> Chicago, </w:t>
      </w:r>
      <w:proofErr w:type="spellStart"/>
      <w:r w:rsidRPr="00550529">
        <w:rPr>
          <w:color w:val="333333"/>
          <w:shd w:val="clear" w:color="auto" w:fill="FFFFFF"/>
        </w:rPr>
        <w:t>merit-based</w:t>
      </w:r>
      <w:proofErr w:type="spellEnd"/>
    </w:p>
    <w:p w14:paraId="3CEF321F" w14:textId="77777777" w:rsidR="003D243F" w:rsidRDefault="003D243F" w:rsidP="003D243F">
      <w:pPr>
        <w:rPr>
          <w:lang w:val="en-US"/>
        </w:rPr>
      </w:pPr>
    </w:p>
    <w:p w14:paraId="46592F6A" w14:textId="77777777" w:rsidR="003D243F" w:rsidRPr="003D243F" w:rsidRDefault="003D243F" w:rsidP="003D243F">
      <w:pPr>
        <w:rPr>
          <w:lang w:val="en-US"/>
        </w:rPr>
      </w:pPr>
    </w:p>
    <w:p w14:paraId="0BF4D7BB" w14:textId="2A8F257A" w:rsidR="0064662B" w:rsidRPr="00550529" w:rsidRDefault="0064662B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SERVICE</w:t>
      </w:r>
    </w:p>
    <w:p w14:paraId="4B04D96E" w14:textId="77777777" w:rsidR="0064662B" w:rsidRPr="00C421EB" w:rsidRDefault="0064662B" w:rsidP="00326D83">
      <w:pPr>
        <w:tabs>
          <w:tab w:val="left" w:pos="1620"/>
        </w:tabs>
        <w:jc w:val="both"/>
        <w:rPr>
          <w:rFonts w:eastAsia="Arial Unicode MS"/>
          <w:lang w:val="en-US"/>
        </w:rPr>
      </w:pPr>
      <w:r w:rsidRPr="00C421EB">
        <w:rPr>
          <w:rFonts w:eastAsia="Arial Unicode MS"/>
          <w:lang w:val="en-US"/>
        </w:rPr>
        <w:t>2019 – 2020</w:t>
      </w:r>
      <w:r w:rsidRPr="00C421EB">
        <w:rPr>
          <w:rFonts w:eastAsia="Arial Unicode MS"/>
          <w:lang w:val="en-US"/>
        </w:rPr>
        <w:tab/>
        <w:t>Student Advisory Board</w:t>
      </w:r>
    </w:p>
    <w:p w14:paraId="14162928" w14:textId="77777777" w:rsidR="0064662B" w:rsidRPr="00C421EB" w:rsidRDefault="0064662B" w:rsidP="0064662B">
      <w:pPr>
        <w:tabs>
          <w:tab w:val="left" w:pos="1620"/>
        </w:tabs>
        <w:jc w:val="both"/>
        <w:rPr>
          <w:rFonts w:eastAsia="Arial Unicode MS"/>
          <w:lang w:val="en-US"/>
        </w:rPr>
      </w:pPr>
      <w:r w:rsidRPr="00C421EB">
        <w:rPr>
          <w:rFonts w:eastAsia="Arial Unicode MS"/>
          <w:lang w:val="en-US"/>
        </w:rPr>
        <w:tab/>
        <w:t>Johns Hopkins Stavros Niarchos Foundation Agora Institute</w:t>
      </w:r>
    </w:p>
    <w:p w14:paraId="31358EFE" w14:textId="77777777" w:rsidR="0064662B" w:rsidRPr="00C421EB" w:rsidRDefault="0064662B" w:rsidP="0064662B">
      <w:pPr>
        <w:tabs>
          <w:tab w:val="left" w:pos="1620"/>
        </w:tabs>
        <w:jc w:val="both"/>
        <w:rPr>
          <w:rFonts w:eastAsia="Arial Unicode MS"/>
          <w:lang w:val="en-US"/>
        </w:rPr>
      </w:pPr>
    </w:p>
    <w:p w14:paraId="6EBB673C" w14:textId="77777777" w:rsidR="0064662B" w:rsidRPr="00C421EB" w:rsidRDefault="0064662B" w:rsidP="0064662B">
      <w:pPr>
        <w:tabs>
          <w:tab w:val="left" w:pos="1620"/>
        </w:tabs>
        <w:jc w:val="both"/>
        <w:rPr>
          <w:rFonts w:eastAsia="Arial Unicode MS"/>
          <w:lang w:val="en-US"/>
        </w:rPr>
      </w:pPr>
      <w:r w:rsidRPr="00C421EB">
        <w:rPr>
          <w:rFonts w:eastAsia="Arial Unicode MS"/>
          <w:lang w:val="en-US"/>
        </w:rPr>
        <w:t>2024</w:t>
      </w:r>
      <w:r w:rsidRPr="00C421EB">
        <w:rPr>
          <w:rFonts w:eastAsia="Arial Unicode MS"/>
          <w:lang w:val="en-US"/>
        </w:rPr>
        <w:tab/>
        <w:t xml:space="preserve">Reviewer </w:t>
      </w:r>
    </w:p>
    <w:p w14:paraId="26745525" w14:textId="77777777" w:rsidR="0064662B" w:rsidRPr="00C421EB" w:rsidRDefault="0064662B" w:rsidP="0064662B">
      <w:pPr>
        <w:tabs>
          <w:tab w:val="left" w:pos="1620"/>
        </w:tabs>
        <w:jc w:val="both"/>
        <w:rPr>
          <w:rFonts w:eastAsia="Arial Unicode MS"/>
          <w:lang w:val="en-US"/>
        </w:rPr>
      </w:pPr>
      <w:r w:rsidRPr="00C421EB">
        <w:rPr>
          <w:rFonts w:eastAsia="Arial Unicode MS"/>
          <w:lang w:val="en-US"/>
        </w:rPr>
        <w:tab/>
        <w:t>Democratization</w:t>
      </w:r>
    </w:p>
    <w:p w14:paraId="3B856971" w14:textId="77777777" w:rsidR="003E27FE" w:rsidRPr="00550529" w:rsidRDefault="003E27FE" w:rsidP="002F18F1"/>
    <w:p w14:paraId="1D11C4CD" w14:textId="667CC947" w:rsidR="00B73F3A" w:rsidRPr="00550529" w:rsidRDefault="00F50FC2" w:rsidP="00326D83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ACADEMIC CONFERENCES</w:t>
      </w:r>
      <w:r w:rsidR="00B73F3A" w:rsidRPr="00550529">
        <w:rPr>
          <w:rFonts w:ascii="Times New Roman" w:hAnsi="Times New Roman"/>
          <w:b/>
          <w:sz w:val="24"/>
          <w:szCs w:val="24"/>
          <w:lang w:val="en-US"/>
        </w:rPr>
        <w:t xml:space="preserve"> and invited Presentations</w:t>
      </w:r>
    </w:p>
    <w:p w14:paraId="11111111" w14:textId="11111111" w:rsidR="00000000" w:rsidRDefault="00000000">
      <w:pPr>
        <w:spacing w:line="360" w:lineRule="auto"/>
        <w:jc w:val="both"/>
        <w:rPr>
          <w:ins w:id="9001" w:author="Maximiliano Vejares" w:date="2026-05-20T12:00:00Z"/>
          <w:lang w:val="en-US"/>
        </w:rPr>
      </w:pPr>
      <w:ins w:id="9002" w:author="Maximiliano Vejares" w:date="2026-05-20T12:00:00Z">
        <w:r>
          <w:rPr>
            <w:lang w:val="en-US"/>
          </w:rPr>
          <w:t xml:space="preserve">Presented “Subnational Industrial Policies: The Case of Mexico” at “Plan Mexico and the Green Transition,” conference organized by Tecnológico de Monterrey, Mexico City, January 29-30, 2026.</w:t>
        </w:r>
      </w:ins>
    </w:p>
    <w:p w14:paraId="5351BA6D" w14:textId="2B0F9403" w:rsidR="00091CF4" w:rsidRPr="00550529" w:rsidRDefault="00091CF4" w:rsidP="00326D83">
      <w:pPr>
        <w:spacing w:line="360" w:lineRule="auto"/>
        <w:jc w:val="both"/>
      </w:pPr>
      <w:r w:rsidRPr="00550529">
        <w:t xml:space="preserve">American </w:t>
      </w:r>
      <w:proofErr w:type="spellStart"/>
      <w:r w:rsidRPr="00550529">
        <w:t>Political</w:t>
      </w:r>
      <w:proofErr w:type="spellEnd"/>
      <w:r w:rsidRPr="00550529">
        <w:t xml:space="preserve"> </w:t>
      </w:r>
      <w:proofErr w:type="spellStart"/>
      <w:r w:rsidRPr="00550529">
        <w:t>Science</w:t>
      </w:r>
      <w:proofErr w:type="spellEnd"/>
      <w:r w:rsidRPr="00550529">
        <w:t xml:space="preserve"> </w:t>
      </w:r>
      <w:proofErr w:type="spellStart"/>
      <w:r w:rsidRPr="00550529">
        <w:t>Association</w:t>
      </w:r>
      <w:proofErr w:type="spellEnd"/>
      <w:r w:rsidRPr="00550529">
        <w:t xml:space="preserve"> (APSA)</w:t>
      </w:r>
      <w:r w:rsidR="000F1AED" w:rsidRPr="00550529">
        <w:t xml:space="preserve"> </w:t>
      </w:r>
      <w:r w:rsidRPr="00550529">
        <w:t>2024.</w:t>
      </w:r>
    </w:p>
    <w:p w14:paraId="2D842AEF" w14:textId="6BF181DB" w:rsidR="000F1AED" w:rsidRPr="00550529" w:rsidRDefault="000F1AED" w:rsidP="003D243F">
      <w:pPr>
        <w:spacing w:line="360" w:lineRule="auto"/>
        <w:jc w:val="both"/>
        <w:rPr>
          <w:lang w:val="en-US"/>
        </w:rPr>
      </w:pPr>
      <w:r w:rsidRPr="00550529">
        <w:rPr>
          <w:lang w:val="en-US"/>
        </w:rPr>
        <w:t xml:space="preserve">Virtual </w:t>
      </w:r>
      <w:r w:rsidR="00097EA7" w:rsidRPr="00550529">
        <w:rPr>
          <w:lang w:val="en-US"/>
        </w:rPr>
        <w:t>Workshop</w:t>
      </w:r>
      <w:r w:rsidRPr="00550529">
        <w:rPr>
          <w:lang w:val="en-US"/>
        </w:rPr>
        <w:t xml:space="preserve"> in Historical Political Economy 2024</w:t>
      </w:r>
    </w:p>
    <w:p w14:paraId="04344500" w14:textId="129D098D" w:rsidR="000645EE" w:rsidRPr="00550529" w:rsidRDefault="00312E3B" w:rsidP="003D243F">
      <w:pPr>
        <w:spacing w:line="360" w:lineRule="auto"/>
        <w:jc w:val="both"/>
      </w:pPr>
      <w:r w:rsidRPr="00C421EB">
        <w:rPr>
          <w:lang w:val="en-US"/>
        </w:rPr>
        <w:t>Red</w:t>
      </w:r>
      <w:r w:rsidR="002043E3" w:rsidRPr="00C421EB">
        <w:rPr>
          <w:lang w:val="en-US"/>
        </w:rPr>
        <w:t xml:space="preserve"> </w:t>
      </w:r>
      <w:r w:rsidR="00DA6C8B" w:rsidRPr="00C421EB">
        <w:rPr>
          <w:lang w:val="en-US"/>
        </w:rPr>
        <w:t xml:space="preserve">para </w:t>
      </w:r>
      <w:proofErr w:type="spellStart"/>
      <w:r w:rsidR="00DA6C8B" w:rsidRPr="00C421EB">
        <w:rPr>
          <w:lang w:val="en-US"/>
        </w:rPr>
        <w:t>el</w:t>
      </w:r>
      <w:proofErr w:type="spellEnd"/>
      <w:r w:rsidR="00DA6C8B" w:rsidRPr="00C421EB">
        <w:rPr>
          <w:lang w:val="en-US"/>
        </w:rPr>
        <w:t xml:space="preserve"> </w:t>
      </w:r>
      <w:proofErr w:type="spellStart"/>
      <w:r w:rsidRPr="00C421EB">
        <w:rPr>
          <w:lang w:val="en-US"/>
        </w:rPr>
        <w:t>Estudio</w:t>
      </w:r>
      <w:proofErr w:type="spellEnd"/>
      <w:r w:rsidRPr="00C421EB">
        <w:rPr>
          <w:lang w:val="en-US"/>
        </w:rPr>
        <w:t xml:space="preserve"> de la Economía Política </w:t>
      </w:r>
      <w:r w:rsidR="00DA6C8B" w:rsidRPr="00C421EB">
        <w:rPr>
          <w:lang w:val="en-US"/>
        </w:rPr>
        <w:t>d</w:t>
      </w:r>
      <w:r w:rsidRPr="00C421EB">
        <w:rPr>
          <w:lang w:val="en-US"/>
        </w:rPr>
        <w:t>e América Latina</w:t>
      </w:r>
      <w:r w:rsidRPr="00550529">
        <w:rPr>
          <w:lang w:val="en-US"/>
        </w:rPr>
        <w:t xml:space="preserve"> (</w:t>
      </w:r>
      <w:r w:rsidR="00506570" w:rsidRPr="00550529">
        <w:t>REPAL</w:t>
      </w:r>
      <w:r w:rsidRPr="00550529">
        <w:t>)</w:t>
      </w:r>
      <w:r w:rsidR="00506570" w:rsidRPr="00550529">
        <w:t xml:space="preserve"> </w:t>
      </w:r>
      <w:r w:rsidR="002043E3" w:rsidRPr="00550529">
        <w:t xml:space="preserve">2023, </w:t>
      </w:r>
      <w:r w:rsidR="00506570" w:rsidRPr="00550529">
        <w:t>2024</w:t>
      </w:r>
      <w:r w:rsidRPr="00550529">
        <w:t>.</w:t>
      </w:r>
    </w:p>
    <w:p w14:paraId="2BDD928E" w14:textId="0664A85A" w:rsidR="002043E3" w:rsidRPr="00550529" w:rsidRDefault="002043E3" w:rsidP="003D243F">
      <w:pPr>
        <w:spacing w:line="360" w:lineRule="auto"/>
        <w:jc w:val="both"/>
        <w:rPr>
          <w:lang w:val="en-US"/>
        </w:rPr>
      </w:pPr>
      <w:r w:rsidRPr="00550529">
        <w:t xml:space="preserve">Social </w:t>
      </w:r>
      <w:proofErr w:type="spellStart"/>
      <w:r w:rsidRPr="00550529">
        <w:t>Science</w:t>
      </w:r>
      <w:proofErr w:type="spellEnd"/>
      <w:r w:rsidRPr="00550529">
        <w:t xml:space="preserve"> </w:t>
      </w:r>
      <w:proofErr w:type="spellStart"/>
      <w:r w:rsidRPr="00550529">
        <w:t>History</w:t>
      </w:r>
      <w:proofErr w:type="spellEnd"/>
      <w:r w:rsidRPr="00550529">
        <w:t xml:space="preserve"> </w:t>
      </w:r>
      <w:proofErr w:type="spellStart"/>
      <w:r w:rsidRPr="00550529">
        <w:t>Association</w:t>
      </w:r>
      <w:proofErr w:type="spellEnd"/>
      <w:r w:rsidR="00542F15" w:rsidRPr="00550529">
        <w:t xml:space="preserve"> (SSHA) </w:t>
      </w:r>
      <w:r w:rsidRPr="00550529">
        <w:t>2023</w:t>
      </w:r>
    </w:p>
    <w:p w14:paraId="7B49B929" w14:textId="16842135" w:rsidR="000645EE" w:rsidRPr="00550529" w:rsidRDefault="00875F1C" w:rsidP="003D243F">
      <w:pPr>
        <w:spacing w:line="360" w:lineRule="auto"/>
        <w:jc w:val="both"/>
        <w:rPr>
          <w:lang w:val="en-US"/>
        </w:rPr>
      </w:pPr>
      <w:r w:rsidRPr="00550529">
        <w:rPr>
          <w:lang w:val="en-US"/>
        </w:rPr>
        <w:t>JHU’s</w:t>
      </w:r>
      <w:r w:rsidR="00A57D8A" w:rsidRPr="00550529">
        <w:rPr>
          <w:lang w:val="en-US"/>
        </w:rPr>
        <w:t xml:space="preserve"> Center for Economy and Society’s (CES) Graduate Student Symposium</w:t>
      </w:r>
      <w:r w:rsidR="00542F15" w:rsidRPr="00550529">
        <w:rPr>
          <w:lang w:val="en-US"/>
        </w:rPr>
        <w:t xml:space="preserve"> </w:t>
      </w:r>
      <w:r w:rsidR="00A57D8A" w:rsidRPr="00550529">
        <w:rPr>
          <w:lang w:val="en-US"/>
        </w:rPr>
        <w:t>2023</w:t>
      </w:r>
    </w:p>
    <w:p w14:paraId="4ACF57D6" w14:textId="7E077A4A" w:rsidR="00091CF4" w:rsidRPr="00550529" w:rsidRDefault="00091CF4" w:rsidP="003D243F">
      <w:pPr>
        <w:spacing w:line="360" w:lineRule="auto"/>
        <w:jc w:val="both"/>
        <w:rPr>
          <w:lang w:val="en-US"/>
        </w:rPr>
      </w:pPr>
      <w:r w:rsidRPr="00550529">
        <w:rPr>
          <w:lang w:val="en-US"/>
        </w:rPr>
        <w:t xml:space="preserve">Midwest Political Science </w:t>
      </w:r>
      <w:r w:rsidR="00542F15" w:rsidRPr="00550529">
        <w:rPr>
          <w:lang w:val="en-US"/>
        </w:rPr>
        <w:t>Association</w:t>
      </w:r>
      <w:r w:rsidRPr="00550529">
        <w:rPr>
          <w:lang w:val="en-US"/>
        </w:rPr>
        <w:t xml:space="preserve"> </w:t>
      </w:r>
      <w:r w:rsidR="00542F15" w:rsidRPr="00550529">
        <w:rPr>
          <w:lang w:val="en-US"/>
        </w:rPr>
        <w:t xml:space="preserve">(MPSA) </w:t>
      </w:r>
      <w:r w:rsidRPr="00550529">
        <w:rPr>
          <w:lang w:val="en-US"/>
        </w:rPr>
        <w:t>2023</w:t>
      </w:r>
    </w:p>
    <w:p w14:paraId="54A6F054" w14:textId="6F18ECE4" w:rsidR="00B73F3A" w:rsidRPr="00550529" w:rsidRDefault="00A60578" w:rsidP="003D243F">
      <w:pPr>
        <w:spacing w:line="360" w:lineRule="auto"/>
        <w:jc w:val="both"/>
        <w:rPr>
          <w:rFonts w:eastAsia="Arial Unicode MS"/>
          <w:lang w:val="en-US"/>
        </w:rPr>
      </w:pPr>
      <w:proofErr w:type="spellStart"/>
      <w:r w:rsidRPr="00550529">
        <w:rPr>
          <w:rFonts w:eastAsia="Arial Unicode MS"/>
          <w:lang w:val="en-US"/>
        </w:rPr>
        <w:t>Asociación</w:t>
      </w:r>
      <w:proofErr w:type="spellEnd"/>
      <w:r w:rsidRPr="00550529">
        <w:rPr>
          <w:rFonts w:eastAsia="Arial Unicode MS"/>
          <w:lang w:val="en-US"/>
        </w:rPr>
        <w:t xml:space="preserve"> Latinoamericana de Ciencia Política</w:t>
      </w:r>
      <w:r w:rsidR="00542F15" w:rsidRPr="00550529">
        <w:rPr>
          <w:rFonts w:eastAsia="Arial Unicode MS"/>
          <w:lang w:val="en-US"/>
        </w:rPr>
        <w:t xml:space="preserve"> (ALACIP) </w:t>
      </w:r>
      <w:r w:rsidRPr="00550529">
        <w:rPr>
          <w:rFonts w:eastAsia="Arial Unicode MS"/>
          <w:lang w:val="en-US"/>
        </w:rPr>
        <w:t>2022</w:t>
      </w:r>
    </w:p>
    <w:p w14:paraId="2897A84F" w14:textId="6EC68FFC" w:rsidR="00372042" w:rsidRDefault="00B73F3A" w:rsidP="003D243F">
      <w:pPr>
        <w:jc w:val="both"/>
        <w:rPr>
          <w:rFonts w:eastAsia="Arial Unicode MS"/>
          <w:lang w:val="en-US"/>
        </w:rPr>
      </w:pPr>
      <w:r w:rsidRPr="00550529">
        <w:rPr>
          <w:rFonts w:eastAsia="Arial Unicode MS"/>
          <w:lang w:val="en-US"/>
        </w:rPr>
        <w:t>Invited speaker at “Understanding the Venezuela Crisis.” Event organized by the Latin America in a Globalizing World (LAGW) initiative at Johns Hopkins University, February 2019.</w:t>
      </w:r>
    </w:p>
    <w:p w14:paraId="5FD06FEA" w14:textId="77777777" w:rsidR="003D243F" w:rsidRDefault="003D243F" w:rsidP="003D243F">
      <w:pPr>
        <w:rPr>
          <w:lang w:val="en-US"/>
        </w:rPr>
      </w:pPr>
    </w:p>
    <w:p w14:paraId="77004023" w14:textId="77777777" w:rsidR="003D243F" w:rsidRPr="003D243F" w:rsidRDefault="003D243F" w:rsidP="003D243F">
      <w:pPr>
        <w:rPr>
          <w:lang w:val="en-US"/>
        </w:rPr>
      </w:pPr>
    </w:p>
    <w:p w14:paraId="79FBA4E2" w14:textId="7BF8DDDD" w:rsidR="000F0966" w:rsidRPr="00550529" w:rsidRDefault="000F0966" w:rsidP="00A71D9A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40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OTHER RESEARCH EXPERIENCE</w:t>
      </w:r>
    </w:p>
    <w:p w14:paraId="593973EF" w14:textId="26DDC9E5" w:rsidR="00AD1710" w:rsidRPr="00C421EB" w:rsidRDefault="00AD1710" w:rsidP="00326D83">
      <w:pPr>
        <w:tabs>
          <w:tab w:val="left" w:pos="1620"/>
        </w:tabs>
        <w:ind w:left="1620" w:hanging="1620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>2015 – 2016</w:t>
      </w:r>
      <w:r w:rsidRPr="00C421EB">
        <w:rPr>
          <w:rFonts w:eastAsia="Arial Unicode MS"/>
          <w:bCs/>
          <w:lang w:val="en-US"/>
        </w:rPr>
        <w:tab/>
        <w:t>Research Assistant for Professor Robert Gulotty</w:t>
      </w:r>
    </w:p>
    <w:p w14:paraId="45F168CA" w14:textId="0C21878C" w:rsidR="000F0966" w:rsidRPr="00C421EB" w:rsidRDefault="00AD1710" w:rsidP="002F18F1">
      <w:pPr>
        <w:tabs>
          <w:tab w:val="left" w:pos="1620"/>
        </w:tabs>
        <w:ind w:left="1620" w:hanging="1620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ab/>
      </w:r>
      <w:r w:rsidR="000F0966" w:rsidRPr="00C421EB">
        <w:rPr>
          <w:rFonts w:eastAsia="Arial Unicode MS"/>
          <w:bCs/>
          <w:lang w:val="en-US"/>
        </w:rPr>
        <w:t xml:space="preserve">University of Chicago, Political Science Department </w:t>
      </w:r>
    </w:p>
    <w:p w14:paraId="594DDC6E" w14:textId="77777777" w:rsidR="000F0966" w:rsidRPr="00C421EB" w:rsidRDefault="000F0966" w:rsidP="002F18F1">
      <w:pPr>
        <w:tabs>
          <w:tab w:val="left" w:pos="1620"/>
        </w:tabs>
        <w:ind w:left="1620" w:hanging="1620"/>
        <w:rPr>
          <w:rFonts w:eastAsia="Arial Unicode MS"/>
          <w:bCs/>
          <w:lang w:val="en-US"/>
        </w:rPr>
      </w:pPr>
    </w:p>
    <w:p w14:paraId="1B0E5A01" w14:textId="662225A2" w:rsidR="000F0966" w:rsidRPr="00C421EB" w:rsidRDefault="00AD1710" w:rsidP="002F18F1">
      <w:pPr>
        <w:tabs>
          <w:tab w:val="left" w:pos="1620"/>
        </w:tabs>
        <w:ind w:left="1620" w:hanging="1620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 xml:space="preserve">2014 – 2015 </w:t>
      </w:r>
      <w:r w:rsidRPr="00C421EB">
        <w:rPr>
          <w:rFonts w:eastAsia="Arial Unicode MS"/>
          <w:bCs/>
          <w:lang w:val="en-US"/>
        </w:rPr>
        <w:tab/>
      </w:r>
      <w:r w:rsidR="000F0966" w:rsidRPr="00C421EB">
        <w:rPr>
          <w:rFonts w:eastAsia="Arial Unicode MS"/>
          <w:bCs/>
          <w:lang w:val="en-US"/>
        </w:rPr>
        <w:t>Researcher</w:t>
      </w:r>
      <w:r w:rsidR="00A15110" w:rsidRPr="00C421EB">
        <w:rPr>
          <w:rFonts w:eastAsia="Arial Unicode MS"/>
          <w:bCs/>
          <w:lang w:val="en-US"/>
        </w:rPr>
        <w:t xml:space="preserve"> for the </w:t>
      </w:r>
      <w:r w:rsidR="000F0966" w:rsidRPr="00C421EB">
        <w:rPr>
          <w:rFonts w:eastAsia="Arial Unicode MS"/>
          <w:bCs/>
          <w:lang w:val="en-US"/>
        </w:rPr>
        <w:t>Manifesto Research on Political Representation</w:t>
      </w:r>
      <w:r w:rsidR="00A15110" w:rsidRPr="00C421EB">
        <w:rPr>
          <w:rFonts w:eastAsia="Arial Unicode MS"/>
          <w:bCs/>
          <w:lang w:val="en-US"/>
        </w:rPr>
        <w:t xml:space="preserve"> project</w:t>
      </w:r>
    </w:p>
    <w:p w14:paraId="0FEA3C54" w14:textId="5929F2B4" w:rsidR="00AD1710" w:rsidRDefault="00AD1710" w:rsidP="002F18F1">
      <w:pPr>
        <w:tabs>
          <w:tab w:val="left" w:pos="1620"/>
        </w:tabs>
        <w:ind w:left="1620" w:hanging="1620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ab/>
        <w:t>Social Science Research Center Berlin (WZB)</w:t>
      </w:r>
    </w:p>
    <w:p w14:paraId="37AD56E6" w14:textId="77777777" w:rsidR="005E52ED" w:rsidRPr="00C421EB" w:rsidRDefault="005E52ED" w:rsidP="002F18F1">
      <w:pPr>
        <w:tabs>
          <w:tab w:val="left" w:pos="1620"/>
        </w:tabs>
        <w:ind w:left="1620" w:hanging="1620"/>
        <w:rPr>
          <w:rFonts w:eastAsia="Arial Unicode MS"/>
          <w:bCs/>
          <w:lang w:val="en-US"/>
        </w:rPr>
      </w:pPr>
    </w:p>
    <w:p w14:paraId="7104CFBC" w14:textId="74E389C8" w:rsidR="00A15110" w:rsidRPr="00C421EB" w:rsidRDefault="00A15110" w:rsidP="002F18F1">
      <w:pPr>
        <w:pStyle w:val="ListParagraph"/>
        <w:tabs>
          <w:tab w:val="left" w:pos="1620"/>
        </w:tabs>
        <w:ind w:left="1620" w:hanging="1620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>2012</w:t>
      </w:r>
      <w:r w:rsidRPr="00C421EB">
        <w:rPr>
          <w:rFonts w:eastAsia="Arial Unicode MS"/>
          <w:bCs/>
          <w:lang w:val="en-US"/>
        </w:rPr>
        <w:tab/>
        <w:t>Researcher on the "Election Expenditure Monitoring in Chile’s Municipal Elections, 2012”</w:t>
      </w:r>
    </w:p>
    <w:p w14:paraId="5C871A3C" w14:textId="5079D47B" w:rsidR="00FB24FD" w:rsidRPr="003D243F" w:rsidRDefault="00A15110" w:rsidP="003D243F">
      <w:pPr>
        <w:tabs>
          <w:tab w:val="left" w:pos="1620"/>
        </w:tabs>
        <w:rPr>
          <w:rFonts w:eastAsia="Arial Unicode MS"/>
          <w:bCs/>
          <w:lang w:val="en-US"/>
        </w:rPr>
      </w:pPr>
      <w:r w:rsidRPr="00744B32">
        <w:rPr>
          <w:rFonts w:eastAsia="Arial Unicode MS"/>
          <w:bCs/>
          <w:lang w:val="en-US"/>
        </w:rPr>
        <w:tab/>
      </w:r>
      <w:r w:rsidR="000F0966" w:rsidRPr="00744B32">
        <w:rPr>
          <w:rFonts w:eastAsia="Arial Unicode MS"/>
          <w:bCs/>
          <w:lang w:val="en-US"/>
        </w:rPr>
        <w:t xml:space="preserve">United Nations Development Programme, UNDP-Chile </w:t>
      </w:r>
    </w:p>
    <w:p w14:paraId="0099FB9C" w14:textId="77777777" w:rsidR="003D243F" w:rsidRDefault="003D243F" w:rsidP="003D243F">
      <w:pPr>
        <w:rPr>
          <w:lang w:val="en-US"/>
        </w:rPr>
      </w:pPr>
    </w:p>
    <w:p w14:paraId="1425344E" w14:textId="77777777" w:rsidR="003D243F" w:rsidRPr="003D243F" w:rsidRDefault="003D243F" w:rsidP="003D243F">
      <w:pPr>
        <w:rPr>
          <w:lang w:val="en-US"/>
        </w:rPr>
      </w:pPr>
    </w:p>
    <w:p w14:paraId="2682C04E" w14:textId="1BDEA7AC" w:rsidR="001D75C1" w:rsidRPr="00550529" w:rsidRDefault="009F07F4" w:rsidP="0012380A">
      <w:pPr>
        <w:pStyle w:val="Ttulodeseccin"/>
        <w:keepNext w:val="0"/>
        <w:tabs>
          <w:tab w:val="left" w:pos="1620"/>
          <w:tab w:val="left" w:pos="4928"/>
        </w:tabs>
        <w:overflowPunct/>
        <w:autoSpaceDE/>
        <w:autoSpaceDN/>
        <w:adjustRightInd/>
        <w:spacing w:before="0" w:line="276" w:lineRule="auto"/>
        <w:ind w:hanging="1598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PROFESSIONAL EXPERIENCE</w:t>
      </w:r>
    </w:p>
    <w:p w14:paraId="09A3401E" w14:textId="30ECAD24" w:rsidR="00A15110" w:rsidRPr="00C421EB" w:rsidRDefault="00A15110" w:rsidP="002070B4">
      <w:pPr>
        <w:tabs>
          <w:tab w:val="left" w:pos="1620"/>
        </w:tabs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 xml:space="preserve">2021 – </w:t>
      </w:r>
      <w:r w:rsidR="00304DEB" w:rsidRPr="00C421EB">
        <w:rPr>
          <w:rFonts w:eastAsia="Arial Unicode MS"/>
          <w:bCs/>
          <w:lang w:val="en-US"/>
        </w:rPr>
        <w:t>2023</w:t>
      </w:r>
      <w:r w:rsidRPr="00C421EB">
        <w:rPr>
          <w:rFonts w:eastAsia="Arial Unicode MS"/>
          <w:bCs/>
          <w:lang w:val="en-US"/>
        </w:rPr>
        <w:tab/>
      </w:r>
      <w:r w:rsidR="00A30C2C" w:rsidRPr="00C421EB">
        <w:rPr>
          <w:rFonts w:eastAsia="Arial Unicode MS"/>
          <w:bCs/>
          <w:lang w:val="en-US"/>
        </w:rPr>
        <w:t>Editorial Assistant</w:t>
      </w:r>
    </w:p>
    <w:p w14:paraId="6A8FE290" w14:textId="522E945F" w:rsidR="00583925" w:rsidRPr="00C421EB" w:rsidRDefault="00A15110" w:rsidP="002F18F1">
      <w:pPr>
        <w:tabs>
          <w:tab w:val="left" w:pos="1620"/>
        </w:tabs>
        <w:ind w:left="1620" w:hanging="1620"/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ab/>
      </w:r>
      <w:r w:rsidR="00A30C2C" w:rsidRPr="00C421EB">
        <w:rPr>
          <w:rFonts w:eastAsia="Arial Unicode MS"/>
          <w:bCs/>
          <w:lang w:val="en-US"/>
        </w:rPr>
        <w:t>Governance</w:t>
      </w:r>
    </w:p>
    <w:p w14:paraId="18A67038" w14:textId="77777777" w:rsidR="00583925" w:rsidRPr="00C421EB" w:rsidRDefault="00583925" w:rsidP="002F18F1">
      <w:pPr>
        <w:tabs>
          <w:tab w:val="left" w:pos="1620"/>
        </w:tabs>
        <w:ind w:left="1620" w:hanging="1620"/>
        <w:jc w:val="both"/>
        <w:rPr>
          <w:rFonts w:eastAsia="Arial Unicode MS"/>
          <w:bCs/>
          <w:lang w:val="en-US"/>
        </w:rPr>
      </w:pPr>
    </w:p>
    <w:p w14:paraId="4E6A28E8" w14:textId="71151081" w:rsidR="00A15110" w:rsidRPr="00C421EB" w:rsidRDefault="00A15110" w:rsidP="002F18F1">
      <w:pPr>
        <w:tabs>
          <w:tab w:val="left" w:pos="1620"/>
        </w:tabs>
        <w:ind w:left="1620" w:hanging="1620"/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>2011 – 2013</w:t>
      </w:r>
      <w:r w:rsidRPr="00C421EB">
        <w:rPr>
          <w:rFonts w:eastAsia="Arial Unicode MS"/>
          <w:bCs/>
          <w:lang w:val="en-US"/>
        </w:rPr>
        <w:tab/>
        <w:t>Analyst,</w:t>
      </w:r>
      <w:r w:rsidR="004453D4" w:rsidRPr="00C421EB">
        <w:rPr>
          <w:rFonts w:eastAsia="Arial Unicode MS"/>
          <w:bCs/>
          <w:lang w:val="en-US"/>
        </w:rPr>
        <w:t xml:space="preserve"> </w:t>
      </w:r>
      <w:r w:rsidR="003037AA" w:rsidRPr="00C421EB">
        <w:rPr>
          <w:rFonts w:eastAsia="Arial Unicode MS"/>
          <w:bCs/>
          <w:lang w:val="en-US"/>
        </w:rPr>
        <w:t>Office</w:t>
      </w:r>
      <w:r w:rsidR="004453D4" w:rsidRPr="00C421EB">
        <w:rPr>
          <w:rFonts w:eastAsia="Arial Unicode MS"/>
          <w:bCs/>
          <w:lang w:val="en-US"/>
        </w:rPr>
        <w:t xml:space="preserve"> for the Community of Chileans Abroad</w:t>
      </w:r>
    </w:p>
    <w:p w14:paraId="7F461C0E" w14:textId="5D974DD1" w:rsidR="000A6291" w:rsidRPr="00C421EB" w:rsidRDefault="00A15110" w:rsidP="002F18F1">
      <w:pPr>
        <w:tabs>
          <w:tab w:val="left" w:pos="1620"/>
        </w:tabs>
        <w:ind w:left="1620" w:hanging="1620"/>
        <w:jc w:val="both"/>
        <w:rPr>
          <w:rFonts w:eastAsia="Arial Unicode MS"/>
          <w:bCs/>
          <w:lang w:val="en-US"/>
        </w:rPr>
      </w:pPr>
      <w:r w:rsidRPr="00C421EB">
        <w:rPr>
          <w:rFonts w:eastAsia="Arial Unicode MS"/>
          <w:bCs/>
          <w:lang w:val="en-US"/>
        </w:rPr>
        <w:tab/>
        <w:t>Ministry of Foreign Affairs, Chile</w:t>
      </w:r>
    </w:p>
    <w:p w14:paraId="1CBEDABA" w14:textId="2BE8B780" w:rsidR="000F0966" w:rsidRDefault="000F0966" w:rsidP="002F18F1">
      <w:pPr>
        <w:jc w:val="both"/>
        <w:rPr>
          <w:lang w:val="en-US"/>
        </w:rPr>
      </w:pPr>
    </w:p>
    <w:p w14:paraId="60880DB9" w14:textId="312A4B4E" w:rsidR="002E2594" w:rsidRPr="00550529" w:rsidRDefault="009F07F4" w:rsidP="0012380A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>Additional</w:t>
      </w:r>
      <w:r w:rsidR="000A6291" w:rsidRPr="00550529">
        <w:rPr>
          <w:rFonts w:ascii="Times New Roman" w:hAnsi="Times New Roman"/>
          <w:b/>
          <w:sz w:val="24"/>
          <w:szCs w:val="24"/>
          <w:lang w:val="en-US"/>
        </w:rPr>
        <w:t xml:space="preserve"> TRAINING</w:t>
      </w:r>
    </w:p>
    <w:p w14:paraId="441DF29A" w14:textId="0CBE8C1E" w:rsidR="004D6835" w:rsidRPr="00550529" w:rsidRDefault="004D6835" w:rsidP="0012380A">
      <w:pPr>
        <w:tabs>
          <w:tab w:val="left" w:pos="1620"/>
        </w:tabs>
        <w:ind w:left="1620" w:hanging="1620"/>
        <w:rPr>
          <w:rFonts w:eastAsia="Arial Unicode MS"/>
          <w:lang w:val="en-US"/>
        </w:rPr>
      </w:pPr>
      <w:r w:rsidRPr="00550529">
        <w:rPr>
          <w:rFonts w:eastAsia="Arial Unicode MS"/>
          <w:lang w:val="en-US"/>
        </w:rPr>
        <w:t>2020</w:t>
      </w:r>
      <w:r w:rsidRPr="00550529">
        <w:rPr>
          <w:rFonts w:eastAsia="Arial Unicode MS"/>
          <w:lang w:val="en-US"/>
        </w:rPr>
        <w:tab/>
      </w:r>
      <w:r w:rsidR="001D4329" w:rsidRPr="00550529">
        <w:rPr>
          <w:rFonts w:eastAsia="Arial Unicode MS"/>
          <w:lang w:val="en-US"/>
        </w:rPr>
        <w:t>Inter-University Consortium for Political and Social Research (ICPSR</w:t>
      </w:r>
      <w:r w:rsidRPr="00550529">
        <w:rPr>
          <w:rFonts w:eastAsia="Arial Unicode MS"/>
          <w:lang w:val="en-US"/>
        </w:rPr>
        <w:t>)</w:t>
      </w:r>
    </w:p>
    <w:p w14:paraId="7175F296" w14:textId="760BAF62" w:rsidR="002E2594" w:rsidRPr="00550529" w:rsidRDefault="000A1BE0" w:rsidP="002F18F1">
      <w:pPr>
        <w:tabs>
          <w:tab w:val="left" w:pos="1620"/>
        </w:tabs>
        <w:ind w:left="1620" w:hanging="1620"/>
        <w:rPr>
          <w:lang w:val="en-US" w:eastAsia="en-US"/>
        </w:rPr>
      </w:pPr>
      <w:r w:rsidRPr="00550529">
        <w:rPr>
          <w:rFonts w:eastAsia="Arial Unicode MS"/>
          <w:lang w:val="en-US"/>
        </w:rPr>
        <w:tab/>
      </w:r>
    </w:p>
    <w:p w14:paraId="1D8EEDEC" w14:textId="6E8002AA" w:rsidR="000A6291" w:rsidRPr="00550529" w:rsidRDefault="004D6835" w:rsidP="002F18F1">
      <w:pPr>
        <w:pStyle w:val="ResumeContentDateonLeft"/>
        <w:tabs>
          <w:tab w:val="left" w:pos="1620"/>
        </w:tabs>
        <w:spacing w:line="240" w:lineRule="auto"/>
        <w:ind w:left="1620" w:hanging="1620"/>
        <w:rPr>
          <w:rFonts w:ascii="Times New Roman" w:hAnsi="Times New Roman"/>
          <w:sz w:val="24"/>
          <w:szCs w:val="24"/>
        </w:rPr>
      </w:pPr>
      <w:r w:rsidRPr="00550529">
        <w:rPr>
          <w:rFonts w:ascii="Times New Roman" w:eastAsia="Arial Unicode MS" w:hAnsi="Times New Roman"/>
          <w:sz w:val="24"/>
          <w:szCs w:val="24"/>
        </w:rPr>
        <w:t>2018</w:t>
      </w:r>
      <w:r w:rsidRPr="00550529">
        <w:rPr>
          <w:rFonts w:ascii="Times New Roman" w:eastAsia="Arial Unicode MS" w:hAnsi="Times New Roman"/>
          <w:sz w:val="24"/>
          <w:szCs w:val="24"/>
        </w:rPr>
        <w:tab/>
      </w:r>
      <w:r w:rsidRPr="00550529">
        <w:rPr>
          <w:rFonts w:ascii="Times New Roman" w:hAnsi="Times New Roman"/>
          <w:sz w:val="24"/>
          <w:szCs w:val="24"/>
        </w:rPr>
        <w:t>Institute for Qualitative and Multi-Method Research at the Maxwell School of Citizenship and Public Affairs, Syracuse University</w:t>
      </w:r>
    </w:p>
    <w:p w14:paraId="34EF49C9" w14:textId="77777777" w:rsidR="00B500CF" w:rsidRDefault="000A1BE0" w:rsidP="002F18F1">
      <w:pPr>
        <w:tabs>
          <w:tab w:val="left" w:pos="1620"/>
        </w:tabs>
        <w:rPr>
          <w:rFonts w:eastAsia="Arial Unicode MS"/>
          <w:lang w:val="en-US"/>
        </w:rPr>
      </w:pPr>
      <w:r w:rsidRPr="00550529">
        <w:rPr>
          <w:rFonts w:eastAsia="Arial Unicode MS"/>
          <w:lang w:val="en-US"/>
        </w:rPr>
        <w:t>2018</w:t>
      </w:r>
      <w:r w:rsidRPr="00550529">
        <w:rPr>
          <w:rFonts w:eastAsia="Arial Unicode MS"/>
          <w:lang w:val="en-US"/>
        </w:rPr>
        <w:tab/>
      </w:r>
      <w:r w:rsidR="00BA70C3" w:rsidRPr="00550529">
        <w:rPr>
          <w:rFonts w:eastAsia="Arial Unicode MS"/>
          <w:lang w:val="en-US"/>
        </w:rPr>
        <w:t>Teaching Institute</w:t>
      </w:r>
    </w:p>
    <w:p w14:paraId="3CB910E2" w14:textId="59E158EC" w:rsidR="00D57159" w:rsidRDefault="00D57159" w:rsidP="002F18F1">
      <w:pPr>
        <w:tabs>
          <w:tab w:val="left" w:pos="1620"/>
        </w:tabs>
        <w:rPr>
          <w:rFonts w:eastAsia="Arial Unicode MS"/>
          <w:lang w:val="en-US"/>
        </w:rPr>
      </w:pPr>
      <w:r>
        <w:rPr>
          <w:rFonts w:eastAsia="Arial Unicode MS"/>
          <w:lang w:val="en-US"/>
        </w:rPr>
        <w:t>`</w:t>
      </w:r>
      <w:r>
        <w:rPr>
          <w:rFonts w:eastAsia="Arial Unicode MS"/>
          <w:lang w:val="en-US"/>
        </w:rPr>
        <w:tab/>
        <w:t>Teaching Academy, Johns Hopkins University</w:t>
      </w:r>
    </w:p>
    <w:p w14:paraId="0E7DEB06" w14:textId="77777777" w:rsidR="00A00457" w:rsidRPr="00550529" w:rsidRDefault="00A00457" w:rsidP="002F18F1">
      <w:pPr>
        <w:jc w:val="both"/>
        <w:rPr>
          <w:lang w:val="en-US"/>
        </w:rPr>
      </w:pPr>
    </w:p>
    <w:p w14:paraId="68A8A674" w14:textId="5CF9F874" w:rsidR="002E2594" w:rsidRPr="00550529" w:rsidRDefault="00B500CF" w:rsidP="0012380A">
      <w:pPr>
        <w:pStyle w:val="Ttulodeseccin"/>
        <w:keepNext w:val="0"/>
        <w:tabs>
          <w:tab w:val="left" w:pos="4928"/>
        </w:tabs>
        <w:overflowPunct/>
        <w:autoSpaceDE/>
        <w:autoSpaceDN/>
        <w:adjustRightInd/>
        <w:spacing w:before="0" w:line="276" w:lineRule="auto"/>
        <w:ind w:left="0" w:firstLine="0"/>
        <w:jc w:val="both"/>
        <w:textAlignment w:val="auto"/>
        <w:rPr>
          <w:rFonts w:ascii="Times New Roman" w:hAnsi="Times New Roman"/>
          <w:b/>
          <w:sz w:val="24"/>
          <w:szCs w:val="24"/>
          <w:lang w:val="en-US"/>
        </w:rPr>
      </w:pPr>
      <w:r w:rsidRPr="00550529">
        <w:rPr>
          <w:rFonts w:ascii="Times New Roman" w:hAnsi="Times New Roman"/>
          <w:b/>
          <w:sz w:val="24"/>
          <w:szCs w:val="24"/>
          <w:lang w:val="en-US"/>
        </w:rPr>
        <w:t xml:space="preserve">Language and Programming </w:t>
      </w:r>
      <w:r w:rsidR="003F7E4A" w:rsidRPr="00550529">
        <w:rPr>
          <w:rFonts w:ascii="Times New Roman" w:hAnsi="Times New Roman"/>
          <w:b/>
          <w:sz w:val="24"/>
          <w:szCs w:val="24"/>
          <w:lang w:val="en-US"/>
        </w:rPr>
        <w:t>SKILLS</w:t>
      </w:r>
    </w:p>
    <w:p w14:paraId="5565EBAA" w14:textId="46D57C3A" w:rsidR="00EE7626" w:rsidRPr="00550529" w:rsidRDefault="003F7E4A" w:rsidP="0012380A">
      <w:pPr>
        <w:jc w:val="both"/>
        <w:rPr>
          <w:rFonts w:eastAsia="Arial Unicode MS"/>
          <w:lang w:val="en-US"/>
        </w:rPr>
      </w:pPr>
      <w:r w:rsidRPr="00550529">
        <w:rPr>
          <w:rFonts w:eastAsia="Arial Unicode MS"/>
          <w:lang w:val="en-US"/>
        </w:rPr>
        <w:t xml:space="preserve">Languages: </w:t>
      </w:r>
      <w:r w:rsidR="004D2CBB" w:rsidRPr="00550529">
        <w:rPr>
          <w:rFonts w:eastAsia="Arial Unicode MS"/>
          <w:lang w:val="en-US"/>
        </w:rPr>
        <w:t xml:space="preserve">Spanish </w:t>
      </w:r>
      <w:r w:rsidRPr="00550529">
        <w:rPr>
          <w:rFonts w:eastAsia="Arial Unicode MS"/>
          <w:lang w:val="en-US"/>
        </w:rPr>
        <w:t>(n</w:t>
      </w:r>
      <w:r w:rsidR="004D2CBB" w:rsidRPr="00550529">
        <w:rPr>
          <w:rFonts w:eastAsia="Arial Unicode MS"/>
          <w:lang w:val="en-US"/>
        </w:rPr>
        <w:t>ative</w:t>
      </w:r>
      <w:r w:rsidRPr="00550529">
        <w:rPr>
          <w:rFonts w:eastAsia="Arial Unicode MS"/>
          <w:lang w:val="en-US"/>
        </w:rPr>
        <w:t xml:space="preserve">), </w:t>
      </w:r>
      <w:r w:rsidR="004D2CBB" w:rsidRPr="00550529">
        <w:rPr>
          <w:rFonts w:eastAsia="Arial Unicode MS"/>
          <w:lang w:val="en-US"/>
        </w:rPr>
        <w:t>English</w:t>
      </w:r>
      <w:r w:rsidR="00EE7626" w:rsidRPr="00550529">
        <w:rPr>
          <w:rFonts w:eastAsia="Arial Unicode MS"/>
          <w:lang w:val="en-US"/>
        </w:rPr>
        <w:t xml:space="preserve"> (fluent)</w:t>
      </w:r>
    </w:p>
    <w:p w14:paraId="0026254A" w14:textId="3B1521F7" w:rsidR="00D119C9" w:rsidRPr="00550529" w:rsidRDefault="00207AD8" w:rsidP="002F18F1">
      <w:pPr>
        <w:jc w:val="both"/>
        <w:rPr>
          <w:rFonts w:eastAsia="Arial Unicode MS"/>
          <w:lang w:val="en-US"/>
        </w:rPr>
      </w:pPr>
      <w:r w:rsidRPr="00550529">
        <w:rPr>
          <w:rFonts w:eastAsia="Arial Unicode MS"/>
          <w:lang w:val="en-US"/>
        </w:rPr>
        <w:t>Programming: Stata</w:t>
      </w:r>
      <w:r w:rsidR="00690D11" w:rsidRPr="00550529">
        <w:rPr>
          <w:rFonts w:eastAsia="Arial Unicode MS"/>
          <w:lang w:val="en-US"/>
        </w:rPr>
        <w:t xml:space="preserve"> (advanced), R (</w:t>
      </w:r>
      <w:r w:rsidR="00ED5682">
        <w:rPr>
          <w:rFonts w:eastAsia="Arial Unicode MS"/>
          <w:lang w:val="en-US"/>
        </w:rPr>
        <w:t>intermediate</w:t>
      </w:r>
      <w:r w:rsidR="00690D11" w:rsidRPr="00550529">
        <w:rPr>
          <w:rFonts w:eastAsia="Arial Unicode MS"/>
          <w:lang w:val="en-US"/>
        </w:rPr>
        <w:t>)</w:t>
      </w:r>
    </w:p>
    <w:sectPr w:rsidR="00D119C9" w:rsidRPr="00550529" w:rsidSect="007F69C1">
      <w:headerReference w:type="default" r:id="rId8"/>
      <w:footerReference w:type="default" r:id="rId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2DF02" w14:textId="77777777" w:rsidR="00F848CA" w:rsidRDefault="00F848CA" w:rsidP="0013409D">
      <w:r>
        <w:separator/>
      </w:r>
    </w:p>
  </w:endnote>
  <w:endnote w:type="continuationSeparator" w:id="0">
    <w:p w14:paraId="4DFCB084" w14:textId="77777777" w:rsidR="00F848CA" w:rsidRDefault="00F848CA" w:rsidP="00134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B9AEC" w14:textId="77777777" w:rsidR="00025A66" w:rsidRDefault="00025A6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54156">
      <w:rPr>
        <w:noProof/>
      </w:rPr>
      <w:t>1</w:t>
    </w:r>
    <w:r>
      <w:rPr>
        <w:noProof/>
      </w:rPr>
      <w:fldChar w:fldCharType="end"/>
    </w:r>
  </w:p>
  <w:p w14:paraId="31130349" w14:textId="77777777" w:rsidR="0013409D" w:rsidRDefault="00134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413E" w14:textId="77777777" w:rsidR="00F848CA" w:rsidRDefault="00F848CA" w:rsidP="0013409D">
      <w:r>
        <w:separator/>
      </w:r>
    </w:p>
  </w:footnote>
  <w:footnote w:type="continuationSeparator" w:id="0">
    <w:p w14:paraId="2FDEA45A" w14:textId="77777777" w:rsidR="00F848CA" w:rsidRDefault="00F848CA" w:rsidP="00134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8581D" w14:textId="2E024612" w:rsidR="002F1B52" w:rsidRPr="002F1B52" w:rsidRDefault="002F1B52">
    <w:pPr>
      <w:pStyle w:val="Header"/>
      <w:rPr>
        <w:i/>
        <w:iCs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6BAFA16"/>
    <w:lvl w:ilvl="0">
      <w:numFmt w:val="decimal"/>
      <w:pStyle w:val="Logro"/>
      <w:lvlText w:val="*"/>
      <w:lvlJc w:val="left"/>
    </w:lvl>
  </w:abstractNum>
  <w:abstractNum w:abstractNumId="1" w15:restartNumberingAfterBreak="0">
    <w:nsid w:val="11A93E02"/>
    <w:multiLevelType w:val="hybridMultilevel"/>
    <w:tmpl w:val="72C09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301B9"/>
    <w:multiLevelType w:val="hybridMultilevel"/>
    <w:tmpl w:val="A3A0CC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63233"/>
    <w:multiLevelType w:val="hybridMultilevel"/>
    <w:tmpl w:val="44500D30"/>
    <w:lvl w:ilvl="0" w:tplc="34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F00730D"/>
    <w:multiLevelType w:val="hybridMultilevel"/>
    <w:tmpl w:val="385A2D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16F96"/>
    <w:multiLevelType w:val="hybridMultilevel"/>
    <w:tmpl w:val="3FE00762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15C2E"/>
    <w:multiLevelType w:val="hybridMultilevel"/>
    <w:tmpl w:val="4DB8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F7BC0"/>
    <w:multiLevelType w:val="hybridMultilevel"/>
    <w:tmpl w:val="63E8201E"/>
    <w:lvl w:ilvl="0" w:tplc="7DD4B5F8">
      <w:start w:val="8565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85B35"/>
    <w:multiLevelType w:val="hybridMultilevel"/>
    <w:tmpl w:val="8A929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03D6E"/>
    <w:multiLevelType w:val="hybridMultilevel"/>
    <w:tmpl w:val="BD6E9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D59BE"/>
    <w:multiLevelType w:val="hybridMultilevel"/>
    <w:tmpl w:val="3A064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4256DE"/>
    <w:multiLevelType w:val="hybridMultilevel"/>
    <w:tmpl w:val="89144E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F14AD"/>
    <w:multiLevelType w:val="hybridMultilevel"/>
    <w:tmpl w:val="A5762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65945"/>
    <w:multiLevelType w:val="hybridMultilevel"/>
    <w:tmpl w:val="F9003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42F18"/>
    <w:multiLevelType w:val="hybridMultilevel"/>
    <w:tmpl w:val="E50A52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16572A"/>
    <w:multiLevelType w:val="hybridMultilevel"/>
    <w:tmpl w:val="482ADE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6316E"/>
    <w:multiLevelType w:val="hybridMultilevel"/>
    <w:tmpl w:val="F94A2ED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50EF3"/>
    <w:multiLevelType w:val="hybridMultilevel"/>
    <w:tmpl w:val="69509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042D99"/>
    <w:multiLevelType w:val="hybridMultilevel"/>
    <w:tmpl w:val="29B696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98F294">
      <w:start w:val="2"/>
      <w:numFmt w:val="bullet"/>
      <w:lvlText w:val="-"/>
      <w:lvlJc w:val="left"/>
      <w:pPr>
        <w:ind w:left="1440" w:hanging="360"/>
      </w:pPr>
      <w:rPr>
        <w:rFonts w:ascii="Century Gothic" w:eastAsia="Arial Unicode MS" w:hAnsi="Century Gothic" w:cs="Arial Unicode MS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72C18"/>
    <w:multiLevelType w:val="hybridMultilevel"/>
    <w:tmpl w:val="BD669F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A1245"/>
    <w:multiLevelType w:val="hybridMultilevel"/>
    <w:tmpl w:val="277ABC8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C7232D"/>
    <w:multiLevelType w:val="hybridMultilevel"/>
    <w:tmpl w:val="6C742D24"/>
    <w:lvl w:ilvl="0" w:tplc="251271B6"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7C3F8E"/>
    <w:multiLevelType w:val="hybridMultilevel"/>
    <w:tmpl w:val="ECB462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E5E6E"/>
    <w:multiLevelType w:val="hybridMultilevel"/>
    <w:tmpl w:val="C394AA10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98F294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Arial Unicode MS" w:hAnsi="Century Gothic" w:cs="Arial Unicode M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54189"/>
    <w:multiLevelType w:val="hybridMultilevel"/>
    <w:tmpl w:val="33E400E4"/>
    <w:lvl w:ilvl="0" w:tplc="C0782DE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1F16BE"/>
    <w:multiLevelType w:val="hybridMultilevel"/>
    <w:tmpl w:val="366649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B36BEE"/>
    <w:multiLevelType w:val="hybridMultilevel"/>
    <w:tmpl w:val="C9C2C1AC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7" w15:restartNumberingAfterBreak="0">
    <w:nsid w:val="6D7742E6"/>
    <w:multiLevelType w:val="hybridMultilevel"/>
    <w:tmpl w:val="67E8A5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20D2E"/>
    <w:multiLevelType w:val="hybridMultilevel"/>
    <w:tmpl w:val="87E8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281440">
    <w:abstractNumId w:val="5"/>
  </w:num>
  <w:num w:numId="2" w16cid:durableId="360782946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Courier" w:hAnsi="Courier" w:hint="default"/>
          <w:sz w:val="12"/>
        </w:rPr>
      </w:lvl>
    </w:lvlOverride>
  </w:num>
  <w:num w:numId="3" w16cid:durableId="240457642">
    <w:abstractNumId w:val="23"/>
  </w:num>
  <w:num w:numId="4" w16cid:durableId="1542548955">
    <w:abstractNumId w:val="24"/>
  </w:num>
  <w:num w:numId="5" w16cid:durableId="132672758">
    <w:abstractNumId w:val="16"/>
  </w:num>
  <w:num w:numId="6" w16cid:durableId="15815141">
    <w:abstractNumId w:val="25"/>
  </w:num>
  <w:num w:numId="7" w16cid:durableId="449132817">
    <w:abstractNumId w:val="10"/>
  </w:num>
  <w:num w:numId="8" w16cid:durableId="2027900901">
    <w:abstractNumId w:val="18"/>
  </w:num>
  <w:num w:numId="9" w16cid:durableId="1542983009">
    <w:abstractNumId w:val="15"/>
  </w:num>
  <w:num w:numId="10" w16cid:durableId="940449519">
    <w:abstractNumId w:val="20"/>
  </w:num>
  <w:num w:numId="11" w16cid:durableId="1741098925">
    <w:abstractNumId w:val="19"/>
  </w:num>
  <w:num w:numId="12" w16cid:durableId="2013752988">
    <w:abstractNumId w:val="4"/>
  </w:num>
  <w:num w:numId="13" w16cid:durableId="1305886885">
    <w:abstractNumId w:val="1"/>
  </w:num>
  <w:num w:numId="14" w16cid:durableId="889995729">
    <w:abstractNumId w:val="14"/>
  </w:num>
  <w:num w:numId="15" w16cid:durableId="820846107">
    <w:abstractNumId w:val="8"/>
  </w:num>
  <w:num w:numId="16" w16cid:durableId="292445464">
    <w:abstractNumId w:val="22"/>
  </w:num>
  <w:num w:numId="17" w16cid:durableId="232787168">
    <w:abstractNumId w:val="11"/>
  </w:num>
  <w:num w:numId="18" w16cid:durableId="1265728603">
    <w:abstractNumId w:val="2"/>
  </w:num>
  <w:num w:numId="19" w16cid:durableId="1770588611">
    <w:abstractNumId w:val="3"/>
  </w:num>
  <w:num w:numId="20" w16cid:durableId="1082793181">
    <w:abstractNumId w:val="21"/>
  </w:num>
  <w:num w:numId="21" w16cid:durableId="783888931">
    <w:abstractNumId w:val="26"/>
  </w:num>
  <w:num w:numId="22" w16cid:durableId="782457704">
    <w:abstractNumId w:val="13"/>
  </w:num>
  <w:num w:numId="23" w16cid:durableId="1091967306">
    <w:abstractNumId w:val="27"/>
  </w:num>
  <w:num w:numId="24" w16cid:durableId="219707612">
    <w:abstractNumId w:val="28"/>
  </w:num>
  <w:num w:numId="25" w16cid:durableId="2129542021">
    <w:abstractNumId w:val="7"/>
  </w:num>
  <w:num w:numId="26" w16cid:durableId="813836390">
    <w:abstractNumId w:val="17"/>
  </w:num>
  <w:num w:numId="27" w16cid:durableId="1247499887">
    <w:abstractNumId w:val="12"/>
  </w:num>
  <w:num w:numId="28" w16cid:durableId="1142698174">
    <w:abstractNumId w:val="6"/>
  </w:num>
  <w:num w:numId="29" w16cid:durableId="10933539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46"/>
    <w:rsid w:val="00010D16"/>
    <w:rsid w:val="00013E93"/>
    <w:rsid w:val="00025A66"/>
    <w:rsid w:val="00025C8B"/>
    <w:rsid w:val="00030D42"/>
    <w:rsid w:val="000355FF"/>
    <w:rsid w:val="000359A4"/>
    <w:rsid w:val="000362EC"/>
    <w:rsid w:val="00040A66"/>
    <w:rsid w:val="000420D5"/>
    <w:rsid w:val="00043D82"/>
    <w:rsid w:val="000645EE"/>
    <w:rsid w:val="0007232C"/>
    <w:rsid w:val="000729C9"/>
    <w:rsid w:val="000812BC"/>
    <w:rsid w:val="00081742"/>
    <w:rsid w:val="00083A67"/>
    <w:rsid w:val="00091CF4"/>
    <w:rsid w:val="000938DA"/>
    <w:rsid w:val="00094AEC"/>
    <w:rsid w:val="00097EA7"/>
    <w:rsid w:val="000A1BE0"/>
    <w:rsid w:val="000A6291"/>
    <w:rsid w:val="000B666B"/>
    <w:rsid w:val="000B7443"/>
    <w:rsid w:val="000C16B0"/>
    <w:rsid w:val="000D0829"/>
    <w:rsid w:val="000D7754"/>
    <w:rsid w:val="000E1F93"/>
    <w:rsid w:val="000E2344"/>
    <w:rsid w:val="000E3C3A"/>
    <w:rsid w:val="000E40AB"/>
    <w:rsid w:val="000F0966"/>
    <w:rsid w:val="000F1AED"/>
    <w:rsid w:val="000F559A"/>
    <w:rsid w:val="00100F25"/>
    <w:rsid w:val="00110C07"/>
    <w:rsid w:val="0011287C"/>
    <w:rsid w:val="00113439"/>
    <w:rsid w:val="00115E03"/>
    <w:rsid w:val="00120D3E"/>
    <w:rsid w:val="00121AD1"/>
    <w:rsid w:val="0012380A"/>
    <w:rsid w:val="00124B64"/>
    <w:rsid w:val="00126483"/>
    <w:rsid w:val="001264F8"/>
    <w:rsid w:val="00131863"/>
    <w:rsid w:val="00133F8C"/>
    <w:rsid w:val="0013409D"/>
    <w:rsid w:val="001366BE"/>
    <w:rsid w:val="00141451"/>
    <w:rsid w:val="001426ED"/>
    <w:rsid w:val="00144D85"/>
    <w:rsid w:val="0014615B"/>
    <w:rsid w:val="001476EA"/>
    <w:rsid w:val="00152882"/>
    <w:rsid w:val="00153247"/>
    <w:rsid w:val="0015378C"/>
    <w:rsid w:val="00154156"/>
    <w:rsid w:val="00161F42"/>
    <w:rsid w:val="00173153"/>
    <w:rsid w:val="0017323B"/>
    <w:rsid w:val="00196DF6"/>
    <w:rsid w:val="001B1A5D"/>
    <w:rsid w:val="001B76CC"/>
    <w:rsid w:val="001C0060"/>
    <w:rsid w:val="001C361B"/>
    <w:rsid w:val="001D4329"/>
    <w:rsid w:val="001D75C1"/>
    <w:rsid w:val="001E1878"/>
    <w:rsid w:val="001F1581"/>
    <w:rsid w:val="001F59C6"/>
    <w:rsid w:val="002036B9"/>
    <w:rsid w:val="0020388C"/>
    <w:rsid w:val="002043CA"/>
    <w:rsid w:val="002043E3"/>
    <w:rsid w:val="002070B4"/>
    <w:rsid w:val="00207AD8"/>
    <w:rsid w:val="00231AEA"/>
    <w:rsid w:val="00232380"/>
    <w:rsid w:val="0023376A"/>
    <w:rsid w:val="00235D2E"/>
    <w:rsid w:val="002400F5"/>
    <w:rsid w:val="002468F2"/>
    <w:rsid w:val="002551E5"/>
    <w:rsid w:val="00264D5B"/>
    <w:rsid w:val="00270204"/>
    <w:rsid w:val="0027681D"/>
    <w:rsid w:val="002840E2"/>
    <w:rsid w:val="00284584"/>
    <w:rsid w:val="00287D9E"/>
    <w:rsid w:val="00294F0A"/>
    <w:rsid w:val="0029733E"/>
    <w:rsid w:val="002A2A46"/>
    <w:rsid w:val="002A5FF0"/>
    <w:rsid w:val="002A7056"/>
    <w:rsid w:val="002B0CF3"/>
    <w:rsid w:val="002B67B5"/>
    <w:rsid w:val="002B6EFA"/>
    <w:rsid w:val="002C04F2"/>
    <w:rsid w:val="002C6876"/>
    <w:rsid w:val="002E2594"/>
    <w:rsid w:val="002E4B2C"/>
    <w:rsid w:val="002F18F1"/>
    <w:rsid w:val="002F1B52"/>
    <w:rsid w:val="002F5193"/>
    <w:rsid w:val="002F686B"/>
    <w:rsid w:val="002F7052"/>
    <w:rsid w:val="00303697"/>
    <w:rsid w:val="003037AA"/>
    <w:rsid w:val="00303D9A"/>
    <w:rsid w:val="003041F9"/>
    <w:rsid w:val="00304406"/>
    <w:rsid w:val="00304DEB"/>
    <w:rsid w:val="0030686F"/>
    <w:rsid w:val="00312E3B"/>
    <w:rsid w:val="0031624B"/>
    <w:rsid w:val="00321477"/>
    <w:rsid w:val="00326857"/>
    <w:rsid w:val="00326D83"/>
    <w:rsid w:val="00334FDA"/>
    <w:rsid w:val="00337C34"/>
    <w:rsid w:val="0034113D"/>
    <w:rsid w:val="00341336"/>
    <w:rsid w:val="003429C1"/>
    <w:rsid w:val="003434C5"/>
    <w:rsid w:val="003442D3"/>
    <w:rsid w:val="00353B8C"/>
    <w:rsid w:val="003545AF"/>
    <w:rsid w:val="003602AC"/>
    <w:rsid w:val="00363174"/>
    <w:rsid w:val="003706A2"/>
    <w:rsid w:val="00372042"/>
    <w:rsid w:val="00372840"/>
    <w:rsid w:val="00376746"/>
    <w:rsid w:val="00380466"/>
    <w:rsid w:val="0038290B"/>
    <w:rsid w:val="00384860"/>
    <w:rsid w:val="003866B5"/>
    <w:rsid w:val="0038748D"/>
    <w:rsid w:val="00392821"/>
    <w:rsid w:val="003975C8"/>
    <w:rsid w:val="00397F59"/>
    <w:rsid w:val="003A6740"/>
    <w:rsid w:val="003B502B"/>
    <w:rsid w:val="003B57FB"/>
    <w:rsid w:val="003B782F"/>
    <w:rsid w:val="003C1DE9"/>
    <w:rsid w:val="003C301F"/>
    <w:rsid w:val="003D243F"/>
    <w:rsid w:val="003E1D62"/>
    <w:rsid w:val="003E2735"/>
    <w:rsid w:val="003E27FE"/>
    <w:rsid w:val="003E3934"/>
    <w:rsid w:val="003E5335"/>
    <w:rsid w:val="003F3231"/>
    <w:rsid w:val="003F7E4A"/>
    <w:rsid w:val="00401D36"/>
    <w:rsid w:val="00410D3F"/>
    <w:rsid w:val="004115AB"/>
    <w:rsid w:val="00412E5B"/>
    <w:rsid w:val="00416D14"/>
    <w:rsid w:val="0042309D"/>
    <w:rsid w:val="00423A18"/>
    <w:rsid w:val="004241CD"/>
    <w:rsid w:val="00430C96"/>
    <w:rsid w:val="00433450"/>
    <w:rsid w:val="00433C58"/>
    <w:rsid w:val="004368BE"/>
    <w:rsid w:val="004370C4"/>
    <w:rsid w:val="0043799D"/>
    <w:rsid w:val="0044039E"/>
    <w:rsid w:val="004411B5"/>
    <w:rsid w:val="004453D4"/>
    <w:rsid w:val="00451CFF"/>
    <w:rsid w:val="00452916"/>
    <w:rsid w:val="0045759E"/>
    <w:rsid w:val="004638E8"/>
    <w:rsid w:val="00465DBD"/>
    <w:rsid w:val="0046618C"/>
    <w:rsid w:val="00476C13"/>
    <w:rsid w:val="00481E03"/>
    <w:rsid w:val="004904F6"/>
    <w:rsid w:val="00494EE1"/>
    <w:rsid w:val="00494FDF"/>
    <w:rsid w:val="004B116E"/>
    <w:rsid w:val="004B4ADA"/>
    <w:rsid w:val="004B6B35"/>
    <w:rsid w:val="004D2CBB"/>
    <w:rsid w:val="004D4DAC"/>
    <w:rsid w:val="004D6835"/>
    <w:rsid w:val="004E4B7D"/>
    <w:rsid w:val="004E63AE"/>
    <w:rsid w:val="004E65C2"/>
    <w:rsid w:val="004F41A9"/>
    <w:rsid w:val="004F590F"/>
    <w:rsid w:val="004F6E8A"/>
    <w:rsid w:val="005030A2"/>
    <w:rsid w:val="005036F0"/>
    <w:rsid w:val="005055B6"/>
    <w:rsid w:val="00506570"/>
    <w:rsid w:val="00510229"/>
    <w:rsid w:val="00511094"/>
    <w:rsid w:val="00513C84"/>
    <w:rsid w:val="00513F82"/>
    <w:rsid w:val="00517147"/>
    <w:rsid w:val="0052146C"/>
    <w:rsid w:val="0052181D"/>
    <w:rsid w:val="005223F4"/>
    <w:rsid w:val="0052574B"/>
    <w:rsid w:val="0052597A"/>
    <w:rsid w:val="0053265D"/>
    <w:rsid w:val="0053362C"/>
    <w:rsid w:val="00533C21"/>
    <w:rsid w:val="00536398"/>
    <w:rsid w:val="00542F15"/>
    <w:rsid w:val="00550529"/>
    <w:rsid w:val="00550E66"/>
    <w:rsid w:val="005637B5"/>
    <w:rsid w:val="00563BAE"/>
    <w:rsid w:val="005676E9"/>
    <w:rsid w:val="00577447"/>
    <w:rsid w:val="005817FA"/>
    <w:rsid w:val="0058299E"/>
    <w:rsid w:val="00582F20"/>
    <w:rsid w:val="00583925"/>
    <w:rsid w:val="00585655"/>
    <w:rsid w:val="00585837"/>
    <w:rsid w:val="005966A9"/>
    <w:rsid w:val="005A04CC"/>
    <w:rsid w:val="005A0D0D"/>
    <w:rsid w:val="005B2780"/>
    <w:rsid w:val="005D2B52"/>
    <w:rsid w:val="005D437C"/>
    <w:rsid w:val="005D54F5"/>
    <w:rsid w:val="005E29FF"/>
    <w:rsid w:val="005E52ED"/>
    <w:rsid w:val="005E7DEB"/>
    <w:rsid w:val="005F068C"/>
    <w:rsid w:val="005F24CD"/>
    <w:rsid w:val="005F4015"/>
    <w:rsid w:val="005F5E6C"/>
    <w:rsid w:val="006022CE"/>
    <w:rsid w:val="00602430"/>
    <w:rsid w:val="00602629"/>
    <w:rsid w:val="00606F78"/>
    <w:rsid w:val="00613CA2"/>
    <w:rsid w:val="00617110"/>
    <w:rsid w:val="00617DBE"/>
    <w:rsid w:val="006237E4"/>
    <w:rsid w:val="00634DFD"/>
    <w:rsid w:val="00637FE3"/>
    <w:rsid w:val="00643136"/>
    <w:rsid w:val="0064662B"/>
    <w:rsid w:val="00647696"/>
    <w:rsid w:val="00656A7A"/>
    <w:rsid w:val="00657B70"/>
    <w:rsid w:val="0066434B"/>
    <w:rsid w:val="00664579"/>
    <w:rsid w:val="00667E55"/>
    <w:rsid w:val="00670CAF"/>
    <w:rsid w:val="0067512E"/>
    <w:rsid w:val="0068311C"/>
    <w:rsid w:val="00690D11"/>
    <w:rsid w:val="00693BFE"/>
    <w:rsid w:val="0069446A"/>
    <w:rsid w:val="006946B5"/>
    <w:rsid w:val="00696150"/>
    <w:rsid w:val="006971D1"/>
    <w:rsid w:val="006A099E"/>
    <w:rsid w:val="006B39A5"/>
    <w:rsid w:val="006B4DD7"/>
    <w:rsid w:val="006B57E5"/>
    <w:rsid w:val="006C03C2"/>
    <w:rsid w:val="006C1246"/>
    <w:rsid w:val="006C769F"/>
    <w:rsid w:val="006D0A0A"/>
    <w:rsid w:val="006D7145"/>
    <w:rsid w:val="006E3BED"/>
    <w:rsid w:val="006E6E61"/>
    <w:rsid w:val="006F22CB"/>
    <w:rsid w:val="006F4E49"/>
    <w:rsid w:val="007006AC"/>
    <w:rsid w:val="00705AB4"/>
    <w:rsid w:val="00707FD4"/>
    <w:rsid w:val="00710BC6"/>
    <w:rsid w:val="00711D0B"/>
    <w:rsid w:val="007237F6"/>
    <w:rsid w:val="007269E1"/>
    <w:rsid w:val="00730F65"/>
    <w:rsid w:val="007326FB"/>
    <w:rsid w:val="00735A3E"/>
    <w:rsid w:val="00737A8B"/>
    <w:rsid w:val="007429D0"/>
    <w:rsid w:val="00744B32"/>
    <w:rsid w:val="00752CAF"/>
    <w:rsid w:val="0076698F"/>
    <w:rsid w:val="00771C08"/>
    <w:rsid w:val="00775FB1"/>
    <w:rsid w:val="0078093E"/>
    <w:rsid w:val="007824A6"/>
    <w:rsid w:val="00793B82"/>
    <w:rsid w:val="00794320"/>
    <w:rsid w:val="007A10E3"/>
    <w:rsid w:val="007A1E36"/>
    <w:rsid w:val="007A6CBD"/>
    <w:rsid w:val="007B15D7"/>
    <w:rsid w:val="007B21C8"/>
    <w:rsid w:val="007B5C19"/>
    <w:rsid w:val="007B5E4A"/>
    <w:rsid w:val="007B6078"/>
    <w:rsid w:val="007B689E"/>
    <w:rsid w:val="007C0627"/>
    <w:rsid w:val="007C4337"/>
    <w:rsid w:val="007D0C58"/>
    <w:rsid w:val="007D3104"/>
    <w:rsid w:val="007D36C8"/>
    <w:rsid w:val="007D6558"/>
    <w:rsid w:val="007E032B"/>
    <w:rsid w:val="007E4C45"/>
    <w:rsid w:val="007F4F47"/>
    <w:rsid w:val="007F69C1"/>
    <w:rsid w:val="00800B14"/>
    <w:rsid w:val="00803DED"/>
    <w:rsid w:val="0081154A"/>
    <w:rsid w:val="00811C5D"/>
    <w:rsid w:val="00815B9E"/>
    <w:rsid w:val="008161E9"/>
    <w:rsid w:val="00830EF9"/>
    <w:rsid w:val="008336AB"/>
    <w:rsid w:val="0083400C"/>
    <w:rsid w:val="008377BE"/>
    <w:rsid w:val="00841DF8"/>
    <w:rsid w:val="00843B6B"/>
    <w:rsid w:val="008461EF"/>
    <w:rsid w:val="00852416"/>
    <w:rsid w:val="00853C8C"/>
    <w:rsid w:val="0085578F"/>
    <w:rsid w:val="00862294"/>
    <w:rsid w:val="00870106"/>
    <w:rsid w:val="00871197"/>
    <w:rsid w:val="00871491"/>
    <w:rsid w:val="00875A70"/>
    <w:rsid w:val="00875F1C"/>
    <w:rsid w:val="00876A9E"/>
    <w:rsid w:val="00877DBF"/>
    <w:rsid w:val="008810A4"/>
    <w:rsid w:val="00885C1A"/>
    <w:rsid w:val="00886C2A"/>
    <w:rsid w:val="00891F18"/>
    <w:rsid w:val="00893618"/>
    <w:rsid w:val="00894D5C"/>
    <w:rsid w:val="00896BA3"/>
    <w:rsid w:val="008A3466"/>
    <w:rsid w:val="008A348C"/>
    <w:rsid w:val="008A3DDB"/>
    <w:rsid w:val="008A6837"/>
    <w:rsid w:val="008B142B"/>
    <w:rsid w:val="008B7796"/>
    <w:rsid w:val="008C0B5F"/>
    <w:rsid w:val="008C0CAC"/>
    <w:rsid w:val="008D31BF"/>
    <w:rsid w:val="008D37AF"/>
    <w:rsid w:val="008D3ABE"/>
    <w:rsid w:val="008D5887"/>
    <w:rsid w:val="008E11C8"/>
    <w:rsid w:val="008E6CEC"/>
    <w:rsid w:val="008E79BE"/>
    <w:rsid w:val="008F2777"/>
    <w:rsid w:val="008F4F4A"/>
    <w:rsid w:val="008F62E4"/>
    <w:rsid w:val="00900158"/>
    <w:rsid w:val="00902FAD"/>
    <w:rsid w:val="00905F39"/>
    <w:rsid w:val="00906288"/>
    <w:rsid w:val="00906E92"/>
    <w:rsid w:val="009115F1"/>
    <w:rsid w:val="00912C33"/>
    <w:rsid w:val="009162D2"/>
    <w:rsid w:val="00922571"/>
    <w:rsid w:val="0092440B"/>
    <w:rsid w:val="009264DA"/>
    <w:rsid w:val="00927BE3"/>
    <w:rsid w:val="00927DAC"/>
    <w:rsid w:val="00934D7B"/>
    <w:rsid w:val="009403E4"/>
    <w:rsid w:val="009407AF"/>
    <w:rsid w:val="00952BE5"/>
    <w:rsid w:val="00954156"/>
    <w:rsid w:val="00954475"/>
    <w:rsid w:val="0096053D"/>
    <w:rsid w:val="00960926"/>
    <w:rsid w:val="0096149F"/>
    <w:rsid w:val="00966C60"/>
    <w:rsid w:val="00972B87"/>
    <w:rsid w:val="00980A18"/>
    <w:rsid w:val="009835F8"/>
    <w:rsid w:val="00995BD8"/>
    <w:rsid w:val="009A0D8E"/>
    <w:rsid w:val="009B0E7D"/>
    <w:rsid w:val="009B462F"/>
    <w:rsid w:val="009C0866"/>
    <w:rsid w:val="009C0F3D"/>
    <w:rsid w:val="009D0D97"/>
    <w:rsid w:val="009D0DD0"/>
    <w:rsid w:val="009D51D6"/>
    <w:rsid w:val="009D5F5E"/>
    <w:rsid w:val="009D6B9F"/>
    <w:rsid w:val="009E2210"/>
    <w:rsid w:val="009E606B"/>
    <w:rsid w:val="009F0078"/>
    <w:rsid w:val="009F07F4"/>
    <w:rsid w:val="009F2A52"/>
    <w:rsid w:val="009F32BC"/>
    <w:rsid w:val="00A00457"/>
    <w:rsid w:val="00A06038"/>
    <w:rsid w:val="00A10628"/>
    <w:rsid w:val="00A15110"/>
    <w:rsid w:val="00A17D05"/>
    <w:rsid w:val="00A2467E"/>
    <w:rsid w:val="00A276D7"/>
    <w:rsid w:val="00A30C2C"/>
    <w:rsid w:val="00A32510"/>
    <w:rsid w:val="00A33AFB"/>
    <w:rsid w:val="00A35C2F"/>
    <w:rsid w:val="00A4156D"/>
    <w:rsid w:val="00A57D8A"/>
    <w:rsid w:val="00A60578"/>
    <w:rsid w:val="00A65DEE"/>
    <w:rsid w:val="00A7032E"/>
    <w:rsid w:val="00A71A31"/>
    <w:rsid w:val="00A71D9A"/>
    <w:rsid w:val="00A747DA"/>
    <w:rsid w:val="00A76C40"/>
    <w:rsid w:val="00A77E33"/>
    <w:rsid w:val="00A90D4B"/>
    <w:rsid w:val="00A94C69"/>
    <w:rsid w:val="00AA0A99"/>
    <w:rsid w:val="00AA0ED5"/>
    <w:rsid w:val="00AA396C"/>
    <w:rsid w:val="00AA47FE"/>
    <w:rsid w:val="00AA6675"/>
    <w:rsid w:val="00AB0B0B"/>
    <w:rsid w:val="00AB31BE"/>
    <w:rsid w:val="00AB4AC8"/>
    <w:rsid w:val="00AC4249"/>
    <w:rsid w:val="00AD1710"/>
    <w:rsid w:val="00AE4E19"/>
    <w:rsid w:val="00AE76D2"/>
    <w:rsid w:val="00AF0305"/>
    <w:rsid w:val="00AF1A4B"/>
    <w:rsid w:val="00AF3086"/>
    <w:rsid w:val="00AF4CA0"/>
    <w:rsid w:val="00AF65F9"/>
    <w:rsid w:val="00AF730D"/>
    <w:rsid w:val="00B01289"/>
    <w:rsid w:val="00B05E0C"/>
    <w:rsid w:val="00B07D08"/>
    <w:rsid w:val="00B103CB"/>
    <w:rsid w:val="00B1191E"/>
    <w:rsid w:val="00B22F39"/>
    <w:rsid w:val="00B263E9"/>
    <w:rsid w:val="00B30DAC"/>
    <w:rsid w:val="00B32816"/>
    <w:rsid w:val="00B33CFE"/>
    <w:rsid w:val="00B37646"/>
    <w:rsid w:val="00B466FD"/>
    <w:rsid w:val="00B467A5"/>
    <w:rsid w:val="00B47983"/>
    <w:rsid w:val="00B500CF"/>
    <w:rsid w:val="00B52499"/>
    <w:rsid w:val="00B52BEA"/>
    <w:rsid w:val="00B61D24"/>
    <w:rsid w:val="00B6727C"/>
    <w:rsid w:val="00B72E80"/>
    <w:rsid w:val="00B73F3A"/>
    <w:rsid w:val="00B80560"/>
    <w:rsid w:val="00B809A8"/>
    <w:rsid w:val="00B84421"/>
    <w:rsid w:val="00B9338A"/>
    <w:rsid w:val="00BA0ED1"/>
    <w:rsid w:val="00BA25EB"/>
    <w:rsid w:val="00BA31A9"/>
    <w:rsid w:val="00BA70C3"/>
    <w:rsid w:val="00BB3A07"/>
    <w:rsid w:val="00BB4672"/>
    <w:rsid w:val="00BB4DE1"/>
    <w:rsid w:val="00BB502C"/>
    <w:rsid w:val="00BB59E5"/>
    <w:rsid w:val="00BB647C"/>
    <w:rsid w:val="00BB64A1"/>
    <w:rsid w:val="00BC227A"/>
    <w:rsid w:val="00BC3CC7"/>
    <w:rsid w:val="00BC67F9"/>
    <w:rsid w:val="00BD47DB"/>
    <w:rsid w:val="00BD78A6"/>
    <w:rsid w:val="00BE27D2"/>
    <w:rsid w:val="00BE3995"/>
    <w:rsid w:val="00BF0B2C"/>
    <w:rsid w:val="00BF1EBF"/>
    <w:rsid w:val="00C018F2"/>
    <w:rsid w:val="00C023E7"/>
    <w:rsid w:val="00C101C8"/>
    <w:rsid w:val="00C10D5B"/>
    <w:rsid w:val="00C12723"/>
    <w:rsid w:val="00C21976"/>
    <w:rsid w:val="00C24939"/>
    <w:rsid w:val="00C3309C"/>
    <w:rsid w:val="00C35CB1"/>
    <w:rsid w:val="00C41ADA"/>
    <w:rsid w:val="00C421EB"/>
    <w:rsid w:val="00C5409E"/>
    <w:rsid w:val="00C64804"/>
    <w:rsid w:val="00C67982"/>
    <w:rsid w:val="00C728A4"/>
    <w:rsid w:val="00C73A17"/>
    <w:rsid w:val="00C7732D"/>
    <w:rsid w:val="00C9299F"/>
    <w:rsid w:val="00C93A7D"/>
    <w:rsid w:val="00C96104"/>
    <w:rsid w:val="00CA0F94"/>
    <w:rsid w:val="00CA22B2"/>
    <w:rsid w:val="00CA3D23"/>
    <w:rsid w:val="00CA6515"/>
    <w:rsid w:val="00CA6A90"/>
    <w:rsid w:val="00CB57C9"/>
    <w:rsid w:val="00CC3291"/>
    <w:rsid w:val="00CD002D"/>
    <w:rsid w:val="00CD42F5"/>
    <w:rsid w:val="00CD4672"/>
    <w:rsid w:val="00CE167B"/>
    <w:rsid w:val="00CE292A"/>
    <w:rsid w:val="00D00124"/>
    <w:rsid w:val="00D10111"/>
    <w:rsid w:val="00D119C9"/>
    <w:rsid w:val="00D1453B"/>
    <w:rsid w:val="00D14A32"/>
    <w:rsid w:val="00D16A08"/>
    <w:rsid w:val="00D21F0B"/>
    <w:rsid w:val="00D22692"/>
    <w:rsid w:val="00D2729E"/>
    <w:rsid w:val="00D30712"/>
    <w:rsid w:val="00D30FEE"/>
    <w:rsid w:val="00D36B14"/>
    <w:rsid w:val="00D44CB1"/>
    <w:rsid w:val="00D4794A"/>
    <w:rsid w:val="00D568A9"/>
    <w:rsid w:val="00D57159"/>
    <w:rsid w:val="00D5737D"/>
    <w:rsid w:val="00D626D9"/>
    <w:rsid w:val="00D63EF2"/>
    <w:rsid w:val="00D642EB"/>
    <w:rsid w:val="00D7054B"/>
    <w:rsid w:val="00D709BB"/>
    <w:rsid w:val="00D71328"/>
    <w:rsid w:val="00D73CB4"/>
    <w:rsid w:val="00D743D9"/>
    <w:rsid w:val="00D7678A"/>
    <w:rsid w:val="00D85B22"/>
    <w:rsid w:val="00D947B8"/>
    <w:rsid w:val="00D95239"/>
    <w:rsid w:val="00D97EF1"/>
    <w:rsid w:val="00DA6021"/>
    <w:rsid w:val="00DA6C8B"/>
    <w:rsid w:val="00DA7A22"/>
    <w:rsid w:val="00DB3624"/>
    <w:rsid w:val="00DC37E3"/>
    <w:rsid w:val="00DC6B6E"/>
    <w:rsid w:val="00DD14C0"/>
    <w:rsid w:val="00DD151C"/>
    <w:rsid w:val="00DD1F51"/>
    <w:rsid w:val="00DD299E"/>
    <w:rsid w:val="00DD4DB6"/>
    <w:rsid w:val="00DD67C4"/>
    <w:rsid w:val="00DE01FE"/>
    <w:rsid w:val="00DE4AD1"/>
    <w:rsid w:val="00DE73C3"/>
    <w:rsid w:val="00DF6992"/>
    <w:rsid w:val="00E03994"/>
    <w:rsid w:val="00E106C7"/>
    <w:rsid w:val="00E13DEA"/>
    <w:rsid w:val="00E204E7"/>
    <w:rsid w:val="00E208BE"/>
    <w:rsid w:val="00E20D1A"/>
    <w:rsid w:val="00E24EA4"/>
    <w:rsid w:val="00E2509D"/>
    <w:rsid w:val="00E32687"/>
    <w:rsid w:val="00E33BE1"/>
    <w:rsid w:val="00E352C4"/>
    <w:rsid w:val="00E40E5A"/>
    <w:rsid w:val="00E436D3"/>
    <w:rsid w:val="00E4472B"/>
    <w:rsid w:val="00E45919"/>
    <w:rsid w:val="00E463E8"/>
    <w:rsid w:val="00E51C8D"/>
    <w:rsid w:val="00E5333A"/>
    <w:rsid w:val="00E612BD"/>
    <w:rsid w:val="00E73E06"/>
    <w:rsid w:val="00E74192"/>
    <w:rsid w:val="00E76319"/>
    <w:rsid w:val="00E8021C"/>
    <w:rsid w:val="00E824C1"/>
    <w:rsid w:val="00E9095C"/>
    <w:rsid w:val="00E925A8"/>
    <w:rsid w:val="00EA14FD"/>
    <w:rsid w:val="00EA3416"/>
    <w:rsid w:val="00EA585C"/>
    <w:rsid w:val="00EA6CD0"/>
    <w:rsid w:val="00EA7E67"/>
    <w:rsid w:val="00EB419E"/>
    <w:rsid w:val="00EB44E4"/>
    <w:rsid w:val="00EC3E3B"/>
    <w:rsid w:val="00ED102C"/>
    <w:rsid w:val="00ED5682"/>
    <w:rsid w:val="00EE5E1D"/>
    <w:rsid w:val="00EE7626"/>
    <w:rsid w:val="00EE7712"/>
    <w:rsid w:val="00EF19DA"/>
    <w:rsid w:val="00EF27AF"/>
    <w:rsid w:val="00F04592"/>
    <w:rsid w:val="00F045E4"/>
    <w:rsid w:val="00F1419F"/>
    <w:rsid w:val="00F214D9"/>
    <w:rsid w:val="00F21B78"/>
    <w:rsid w:val="00F2361E"/>
    <w:rsid w:val="00F2716B"/>
    <w:rsid w:val="00F30318"/>
    <w:rsid w:val="00F30A5E"/>
    <w:rsid w:val="00F31656"/>
    <w:rsid w:val="00F3185A"/>
    <w:rsid w:val="00F31E8B"/>
    <w:rsid w:val="00F31EBA"/>
    <w:rsid w:val="00F350A3"/>
    <w:rsid w:val="00F47C2E"/>
    <w:rsid w:val="00F50277"/>
    <w:rsid w:val="00F50FC2"/>
    <w:rsid w:val="00F56B60"/>
    <w:rsid w:val="00F60C20"/>
    <w:rsid w:val="00F623DC"/>
    <w:rsid w:val="00F65BB1"/>
    <w:rsid w:val="00F71A3D"/>
    <w:rsid w:val="00F800B2"/>
    <w:rsid w:val="00F8118A"/>
    <w:rsid w:val="00F8347E"/>
    <w:rsid w:val="00F848CA"/>
    <w:rsid w:val="00F87B02"/>
    <w:rsid w:val="00F97632"/>
    <w:rsid w:val="00FA0B3C"/>
    <w:rsid w:val="00FA4834"/>
    <w:rsid w:val="00FB0656"/>
    <w:rsid w:val="00FB24FD"/>
    <w:rsid w:val="00FB746A"/>
    <w:rsid w:val="00FB7F68"/>
    <w:rsid w:val="00FC0403"/>
    <w:rsid w:val="00FC07A4"/>
    <w:rsid w:val="00FC2E2E"/>
    <w:rsid w:val="00FC44D8"/>
    <w:rsid w:val="00FC6C5E"/>
    <w:rsid w:val="00FD15F7"/>
    <w:rsid w:val="00FD1AD5"/>
    <w:rsid w:val="00FD542E"/>
    <w:rsid w:val="00FE4551"/>
    <w:rsid w:val="00FE7464"/>
    <w:rsid w:val="00FF0884"/>
    <w:rsid w:val="00FF2F45"/>
    <w:rsid w:val="00FF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57F26"/>
  <w15:chartTrackingRefBased/>
  <w15:docId w15:val="{DB6C18A1-E6DC-8D4F-9CAB-D676EB09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3E3B"/>
    <w:rPr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A2A46"/>
    <w:rPr>
      <w:color w:val="0000FF"/>
      <w:u w:val="single"/>
    </w:rPr>
  </w:style>
  <w:style w:type="paragraph" w:customStyle="1" w:styleId="Ttulodeseccin">
    <w:name w:val="Título de sección"/>
    <w:basedOn w:val="Normal"/>
    <w:next w:val="Normal"/>
    <w:rsid w:val="00353B8C"/>
    <w:pPr>
      <w:keepNext/>
      <w:pBdr>
        <w:bottom w:val="single" w:sz="6" w:space="1" w:color="808080"/>
      </w:pBdr>
      <w:overflowPunct w:val="0"/>
      <w:autoSpaceDE w:val="0"/>
      <w:autoSpaceDN w:val="0"/>
      <w:adjustRightInd w:val="0"/>
      <w:spacing w:before="220" w:line="220" w:lineRule="atLeast"/>
      <w:ind w:left="1598" w:hanging="2160"/>
      <w:textAlignment w:val="baseline"/>
    </w:pPr>
    <w:rPr>
      <w:rFonts w:ascii="Garamond" w:hAnsi="Garamond"/>
      <w:caps/>
      <w:spacing w:val="15"/>
      <w:sz w:val="20"/>
      <w:szCs w:val="20"/>
      <w:lang w:val="es-ES_tradnl"/>
    </w:rPr>
  </w:style>
  <w:style w:type="paragraph" w:customStyle="1" w:styleId="Logro">
    <w:name w:val="Logro"/>
    <w:basedOn w:val="BodyText"/>
    <w:rsid w:val="00EC3E3B"/>
    <w:pPr>
      <w:numPr>
        <w:numId w:val="2"/>
      </w:numPr>
      <w:overflowPunct w:val="0"/>
      <w:autoSpaceDE w:val="0"/>
      <w:autoSpaceDN w:val="0"/>
      <w:adjustRightInd w:val="0"/>
      <w:spacing w:after="60" w:line="240" w:lineRule="atLeast"/>
      <w:jc w:val="both"/>
      <w:textAlignment w:val="baseline"/>
    </w:pPr>
    <w:rPr>
      <w:rFonts w:ascii="Garamond" w:hAnsi="Garamond"/>
      <w:sz w:val="22"/>
      <w:szCs w:val="20"/>
      <w:lang w:val="es-ES_tradnl"/>
    </w:rPr>
  </w:style>
  <w:style w:type="paragraph" w:styleId="BodyText">
    <w:name w:val="Body Text"/>
    <w:basedOn w:val="Normal"/>
    <w:rsid w:val="00EC3E3B"/>
    <w:pPr>
      <w:spacing w:after="120"/>
    </w:pPr>
  </w:style>
  <w:style w:type="paragraph" w:styleId="ListParagraph">
    <w:name w:val="List Paragraph"/>
    <w:basedOn w:val="Normal"/>
    <w:uiPriority w:val="34"/>
    <w:qFormat/>
    <w:rsid w:val="00D21F0B"/>
    <w:pPr>
      <w:ind w:left="708"/>
    </w:pPr>
  </w:style>
  <w:style w:type="paragraph" w:styleId="BalloonText">
    <w:name w:val="Balloon Text"/>
    <w:basedOn w:val="Normal"/>
    <w:link w:val="BalloonTextChar"/>
    <w:rsid w:val="0066457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64579"/>
    <w:rPr>
      <w:rFonts w:ascii="Tahoma" w:hAnsi="Tahoma" w:cs="Tahoma"/>
      <w:sz w:val="16"/>
      <w:szCs w:val="16"/>
      <w:lang w:val="es-ES" w:eastAsia="es-ES"/>
    </w:rPr>
  </w:style>
  <w:style w:type="paragraph" w:styleId="Header">
    <w:name w:val="header"/>
    <w:basedOn w:val="Normal"/>
    <w:link w:val="HeaderChar"/>
    <w:rsid w:val="0013409D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rsid w:val="0013409D"/>
    <w:rPr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rsid w:val="0013409D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13409D"/>
    <w:rPr>
      <w:sz w:val="24"/>
      <w:szCs w:val="24"/>
      <w:lang w:val="es-ES" w:eastAsia="es-ES"/>
    </w:rPr>
  </w:style>
  <w:style w:type="character" w:customStyle="1" w:styleId="apple-converted-space">
    <w:name w:val="apple-converted-space"/>
    <w:rsid w:val="006F4E49"/>
  </w:style>
  <w:style w:type="character" w:customStyle="1" w:styleId="il">
    <w:name w:val="il"/>
    <w:rsid w:val="006F4E49"/>
  </w:style>
  <w:style w:type="character" w:styleId="UnresolvedMention">
    <w:name w:val="Unresolved Mention"/>
    <w:basedOn w:val="DefaultParagraphFont"/>
    <w:uiPriority w:val="99"/>
    <w:semiHidden/>
    <w:unhideWhenUsed/>
    <w:rsid w:val="00606F7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D6B9F"/>
    <w:rPr>
      <w:sz w:val="24"/>
      <w:szCs w:val="24"/>
      <w:lang w:val="es-ES" w:eastAsia="es-ES"/>
    </w:rPr>
  </w:style>
  <w:style w:type="character" w:styleId="CommentReference">
    <w:name w:val="annotation reference"/>
    <w:basedOn w:val="DefaultParagraphFont"/>
    <w:rsid w:val="00B0128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012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01289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B012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01289"/>
    <w:rPr>
      <w:b/>
      <w:bCs/>
      <w:lang w:val="es-ES" w:eastAsia="es-ES"/>
    </w:rPr>
  </w:style>
  <w:style w:type="paragraph" w:customStyle="1" w:styleId="ResumeContentDateonLeft">
    <w:name w:val="Resume Content Date on Left"/>
    <w:basedOn w:val="Normal"/>
    <w:qFormat/>
    <w:rsid w:val="004D6835"/>
    <w:pPr>
      <w:keepLines/>
      <w:tabs>
        <w:tab w:val="left" w:pos="7920"/>
      </w:tabs>
      <w:spacing w:after="160" w:line="276" w:lineRule="auto"/>
      <w:ind w:left="1080" w:right="-180" w:hanging="1080"/>
    </w:pPr>
    <w:rPr>
      <w:rFonts w:ascii="Garamond" w:eastAsiaTheme="minorEastAsia" w:hAnsi="Garamond"/>
      <w:color w:val="222222"/>
      <w:sz w:val="22"/>
      <w:szCs w:val="22"/>
      <w:shd w:val="clear" w:color="auto" w:fill="FFFFFF"/>
      <w:lang w:val="en-US" w:eastAsia="en-US"/>
    </w:rPr>
  </w:style>
  <w:style w:type="paragraph" w:styleId="NormalWeb">
    <w:name w:val="Normal (Web)"/>
    <w:basedOn w:val="Normal"/>
    <w:uiPriority w:val="99"/>
    <w:unhideWhenUsed/>
    <w:rsid w:val="00F8347E"/>
    <w:pPr>
      <w:spacing w:before="100" w:beforeAutospacing="1" w:after="100" w:afterAutospacing="1"/>
    </w:pPr>
    <w:rPr>
      <w:lang w:val="en-US" w:eastAsia="en-US"/>
    </w:rPr>
  </w:style>
  <w:style w:type="character" w:styleId="FollowedHyperlink">
    <w:name w:val="FollowedHyperlink"/>
    <w:basedOn w:val="DefaultParagraphFont"/>
    <w:rsid w:val="00960926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F71A3D"/>
  </w:style>
  <w:style w:type="paragraph" w:customStyle="1" w:styleId="zfr3q">
    <w:name w:val="zfr3q"/>
    <w:basedOn w:val="Normal"/>
    <w:rsid w:val="00EA585C"/>
    <w:pPr>
      <w:spacing w:before="100" w:beforeAutospacing="1" w:after="100" w:afterAutospacing="1"/>
    </w:pPr>
    <w:rPr>
      <w:lang w:val="en-US" w:eastAsia="en-US"/>
    </w:rPr>
  </w:style>
  <w:style w:type="character" w:customStyle="1" w:styleId="c9dxtc">
    <w:name w:val="c9dxtc"/>
    <w:basedOn w:val="DefaultParagraphFont"/>
    <w:rsid w:val="00EA585C"/>
  </w:style>
  <w:style w:type="character" w:styleId="Emphasis">
    <w:name w:val="Emphasis"/>
    <w:basedOn w:val="DefaultParagraphFont"/>
    <w:uiPriority w:val="20"/>
    <w:qFormat/>
    <w:rsid w:val="009C0F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3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9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7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lobalamericans.org/traditional-parties-stage-comeback-in-chilean-local-elec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629</Words>
  <Characters>4499</Characters>
  <Application>Microsoft Office Word</Application>
  <DocSecurity>0</DocSecurity>
  <Lines>160</Lines>
  <Paragraphs>109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CURRÍCULO VITAE RESUMIDO</vt:lpstr>
      <vt:lpstr>CURRÍCULO VITAE RESUMIDO</vt:lpstr>
    </vt:vector>
  </TitlesOfParts>
  <Company>DIFROL</Company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VITAE RESUMIDO</dc:title>
  <dc:subject/>
  <dc:creator>varavena</dc:creator>
  <cp:keywords/>
  <cp:lastModifiedBy>Maximiliano Vejares Vergara</cp:lastModifiedBy>
  <cp:revision>173</cp:revision>
  <cp:lastPrinted>2026-01-23T17:22:00Z</cp:lastPrinted>
  <dcterms:created xsi:type="dcterms:W3CDTF">2022-08-15T15:30:00Z</dcterms:created>
  <dcterms:modified xsi:type="dcterms:W3CDTF">2026-01-23T17:22:00Z</dcterms:modified>
</cp:coreProperties>
</file>